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31DDC" w14:textId="77777777" w:rsidR="00815EC8" w:rsidRPr="000F080F" w:rsidRDefault="00B409B6" w:rsidP="00B409B6">
      <w:pPr>
        <w:jc w:val="both"/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0F080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รายการปรับปรุงรูปแบบ</w:t>
      </w:r>
      <w:commentRangeStart w:id="0"/>
      <w:r w:rsidR="000B407A" w:rsidRPr="000F080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บันทึก</w:t>
      </w:r>
      <w:commentRangeEnd w:id="0"/>
      <w:r w:rsidR="007A24ED">
        <w:rPr>
          <w:rStyle w:val="CommentReference"/>
        </w:rPr>
        <w:commentReference w:id="0"/>
      </w:r>
    </w:p>
    <w:p w14:paraId="2CDD5837" w14:textId="77777777" w:rsidR="0031055B" w:rsidRDefault="00617BAD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229B0A" wp14:editId="0DA2906C">
                <wp:simplePos x="0" y="0"/>
                <wp:positionH relativeFrom="column">
                  <wp:posOffset>142875</wp:posOffset>
                </wp:positionH>
                <wp:positionV relativeFrom="paragraph">
                  <wp:posOffset>3110230</wp:posOffset>
                </wp:positionV>
                <wp:extent cx="266700" cy="1494155"/>
                <wp:effectExtent l="12700" t="0" r="12700" b="17145"/>
                <wp:wrapNone/>
                <wp:docPr id="80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1494155"/>
                        </a:xfrm>
                        <a:prstGeom prst="downArrow">
                          <a:avLst>
                            <a:gd name="adj1" fmla="val 50000"/>
                            <a:gd name="adj2" fmla="val 14006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115AB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49" o:spid="_x0000_s1026" type="#_x0000_t67" style="position:absolute;margin-left:11.25pt;margin-top:244.9pt;width:21pt;height:117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08B4525" wp14:editId="69E861F9">
                <wp:simplePos x="0" y="0"/>
                <wp:positionH relativeFrom="column">
                  <wp:posOffset>3116580</wp:posOffset>
                </wp:positionH>
                <wp:positionV relativeFrom="paragraph">
                  <wp:posOffset>621665</wp:posOffset>
                </wp:positionV>
                <wp:extent cx="90805" cy="586105"/>
                <wp:effectExtent l="12700" t="0" r="10795" b="23495"/>
                <wp:wrapNone/>
                <wp:docPr id="7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586105"/>
                        </a:xfrm>
                        <a:prstGeom prst="downArrow">
                          <a:avLst>
                            <a:gd name="adj1" fmla="val 50000"/>
                            <a:gd name="adj2" fmla="val 16136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0EF39" id="AutoShape 5" o:spid="_x0000_s1026" type="#_x0000_t67" style="position:absolute;margin-left:245.4pt;margin-top:48.95pt;width:7.15pt;height:46.15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13037CE1" wp14:editId="07DA7B0A">
                <wp:simplePos x="0" y="0"/>
                <wp:positionH relativeFrom="column">
                  <wp:posOffset>1577340</wp:posOffset>
                </wp:positionH>
                <wp:positionV relativeFrom="paragraph">
                  <wp:posOffset>907415</wp:posOffset>
                </wp:positionV>
                <wp:extent cx="141605" cy="906780"/>
                <wp:effectExtent l="12700" t="0" r="10795" b="20320"/>
                <wp:wrapNone/>
                <wp:docPr id="7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1605" cy="906780"/>
                        </a:xfrm>
                        <a:prstGeom prst="downArrow">
                          <a:avLst>
                            <a:gd name="adj1" fmla="val 50000"/>
                            <a:gd name="adj2" fmla="val 16009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7CA58A" id="AutoShape 10" o:spid="_x0000_s1026" type="#_x0000_t67" style="position:absolute;margin-left:124.2pt;margin-top:71.45pt;width:11.15pt;height:71.4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3AEE40E" wp14:editId="476FDA7B">
                <wp:simplePos x="0" y="0"/>
                <wp:positionH relativeFrom="column">
                  <wp:posOffset>745490</wp:posOffset>
                </wp:positionH>
                <wp:positionV relativeFrom="paragraph">
                  <wp:posOffset>600075</wp:posOffset>
                </wp:positionV>
                <wp:extent cx="1609725" cy="285115"/>
                <wp:effectExtent l="0" t="0" r="3175" b="0"/>
                <wp:wrapNone/>
                <wp:docPr id="7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0972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A87C3" w14:textId="77777777" w:rsidR="0031055B" w:rsidRDefault="0031055B">
                            <w:pPr>
                              <w:rPr>
                                <w:cs/>
                              </w:rPr>
                            </w:pPr>
                            <w:r w:rsidRPr="00617BAD">
                              <w:rPr>
                                <w:rFonts w:hint="cs"/>
                                <w:highlight w:val="green"/>
                                <w:cs/>
                              </w:rPr>
                              <w:t xml:space="preserve">ใส่จุดหลังเลขาธิการ </w:t>
                            </w:r>
                            <w:proofErr w:type="spellStart"/>
                            <w:r w:rsidRPr="00617BAD">
                              <w:rPr>
                                <w:rFonts w:hint="cs"/>
                                <w:highlight w:val="green"/>
                                <w:cs/>
                              </w:rPr>
                              <w:t>สผ</w:t>
                            </w:r>
                            <w:proofErr w:type="spellEnd"/>
                            <w:r w:rsidRPr="00617BAD">
                              <w:rPr>
                                <w:rFonts w:hint="cs"/>
                                <w:highlight w:val="green"/>
                                <w:cs/>
                              </w:rPr>
                              <w:t>.</w:t>
                            </w:r>
                            <w:r w:rsidRPr="00617BAD"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highlight w:val="green"/>
                                <w:u w:val="single"/>
                              </w:rPr>
                              <w:drawing>
                                <wp:inline distT="0" distB="0" distL="0" distR="0" wp14:anchorId="6796BBDE" wp14:editId="1CB22F5C">
                                  <wp:extent cx="1146175" cy="496424"/>
                                  <wp:effectExtent l="19050" t="0" r="0" b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 t="18263" r="339" b="826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6175" cy="4964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17BAD">
                              <w:rPr>
                                <w:rFonts w:hint="cs"/>
                                <w:highlight w:val="green"/>
                                <w:cs/>
                              </w:rPr>
                              <w:t>ลังวันที่   เว้นระยะห่าง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D098A" id="Rectangle 9" o:spid="_x0000_s1026" style="position:absolute;left:0;text-align:left;margin-left:58.7pt;margin-top:47.25pt;width:126.75pt;height:22.4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">
                <v:path arrowok="t"/>
                <v:textbox>
                  <w:txbxContent>
                    <w:p w14:paraId="7839BF00" w14:textId="77777777" w:rsidR="0031055B" w:rsidRDefault="0031055B">
                      <w:pPr>
                        <w:rPr>
                          <w:cs/>
                        </w:rPr>
                      </w:pPr>
                      <w:r w:rsidRPr="00617BAD">
                        <w:rPr>
                          <w:rFonts w:hint="cs"/>
                          <w:highlight w:val="green"/>
                          <w:cs/>
                        </w:rPr>
                        <w:t xml:space="preserve">ใส่จุดหลังเลขาธิการ </w:t>
                      </w:r>
                      <w:proofErr w:type="spellStart"/>
                      <w:r w:rsidRPr="00617BAD">
                        <w:rPr>
                          <w:rFonts w:hint="cs"/>
                          <w:highlight w:val="green"/>
                          <w:cs/>
                        </w:rPr>
                        <w:t>สผ</w:t>
                      </w:r>
                      <w:proofErr w:type="spellEnd"/>
                      <w:r w:rsidRPr="00617BAD">
                        <w:rPr>
                          <w:rFonts w:hint="cs"/>
                          <w:highlight w:val="green"/>
                          <w:cs/>
                        </w:rPr>
                        <w:t>.</w:t>
                      </w:r>
                      <w:r w:rsidRPr="00617BAD">
                        <w:rPr>
                          <w:rFonts w:ascii="TH SarabunPSK" w:hAnsi="TH SarabunPSK" w:cs="TH SarabunPSK"/>
                          <w:b/>
                          <w:bCs/>
                          <w:noProof/>
                          <w:highlight w:val="green"/>
                          <w:u w:val="single"/>
                        </w:rPr>
                        <w:drawing>
                          <wp:inline distT="0" distB="0" distL="0" distR="0" wp14:anchorId="5EC47263" wp14:editId="31652EB6">
                            <wp:extent cx="1146175" cy="496424"/>
                            <wp:effectExtent l="19050" t="0" r="0" b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/>
                                    <a:srcRect t="18263" r="339" b="826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6175" cy="4964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17BAD">
                        <w:rPr>
                          <w:rFonts w:hint="cs"/>
                          <w:highlight w:val="green"/>
                          <w:cs/>
                        </w:rPr>
                        <w:t>ลังวันที่   เว้นระยะห่าง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291D8204" wp14:editId="6C11AB6B">
                <wp:simplePos x="0" y="0"/>
                <wp:positionH relativeFrom="column">
                  <wp:posOffset>3350260</wp:posOffset>
                </wp:positionH>
                <wp:positionV relativeFrom="paragraph">
                  <wp:posOffset>885190</wp:posOffset>
                </wp:positionV>
                <wp:extent cx="1338580" cy="285115"/>
                <wp:effectExtent l="0" t="0" r="0" b="0"/>
                <wp:wrapNone/>
                <wp:docPr id="7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85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3F85BC" w14:textId="77777777" w:rsidR="0031055B" w:rsidRDefault="0031055B">
                            <w:pPr>
                              <w:rPr>
                                <w:cs/>
                              </w:rPr>
                            </w:pPr>
                            <w:r w:rsidRPr="00617BAD">
                              <w:rPr>
                                <w:rFonts w:hint="cs"/>
                                <w:highlight w:val="green"/>
                                <w:cs/>
                              </w:rPr>
                              <w:t>หลังวันที่   เว้นระยะห่าง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E3977A" id="Rectangle 8" o:spid="_x0000_s1027" style="position:absolute;left:0;text-align:left;margin-left:263.8pt;margin-top:69.7pt;width:105.4pt;height:22.45p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">
                <v:path arrowok="t"/>
                <v:textbox>
                  <w:txbxContent>
                    <w:p w14:paraId="651094AC" w14:textId="77777777" w:rsidR="0031055B" w:rsidRDefault="0031055B">
                      <w:pPr>
                        <w:rPr>
                          <w:cs/>
                        </w:rPr>
                      </w:pPr>
                      <w:r w:rsidRPr="00617BAD">
                        <w:rPr>
                          <w:rFonts w:hint="cs"/>
                          <w:highlight w:val="green"/>
                          <w:cs/>
                        </w:rPr>
                        <w:t>หลังวันที่   เว้นระยะห่าง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7CEA0B26" wp14:editId="39BAA492">
                <wp:simplePos x="0" y="0"/>
                <wp:positionH relativeFrom="column">
                  <wp:posOffset>2911475</wp:posOffset>
                </wp:positionH>
                <wp:positionV relativeFrom="paragraph">
                  <wp:posOffset>336550</wp:posOffset>
                </wp:positionV>
                <wp:extent cx="1338580" cy="285115"/>
                <wp:effectExtent l="0" t="0" r="0" b="0"/>
                <wp:wrapNone/>
                <wp:docPr id="7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85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27CC7" w14:textId="77777777" w:rsidR="0031055B" w:rsidRDefault="0031055B">
                            <w:pPr>
                              <w:rPr>
                                <w:cs/>
                              </w:rPr>
                            </w:pPr>
                            <w:r w:rsidRPr="00617BAD">
                              <w:rPr>
                                <w:rFonts w:hint="cs"/>
                                <w:highlight w:val="green"/>
                                <w:cs/>
                              </w:rPr>
                              <w:t>หลังโทร   เว้นระยะห่าง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6DA77" id="Rectangle 3" o:spid="_x0000_s1028" style="position:absolute;left:0;text-align:left;margin-left:229.25pt;margin-top:26.5pt;width:105.4pt;height:22.45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">
                <v:path arrowok="t"/>
                <v:textbox>
                  <w:txbxContent>
                    <w:p w14:paraId="3754B3E3" w14:textId="77777777" w:rsidR="0031055B" w:rsidRDefault="0031055B">
                      <w:pPr>
                        <w:rPr>
                          <w:cs/>
                        </w:rPr>
                      </w:pPr>
                      <w:r w:rsidRPr="00617BAD">
                        <w:rPr>
                          <w:rFonts w:hint="cs"/>
                          <w:highlight w:val="green"/>
                          <w:cs/>
                        </w:rPr>
                        <w:t>หลังโทร   เว้นระยะห่าง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84840F1" wp14:editId="16F03778">
                <wp:simplePos x="0" y="0"/>
                <wp:positionH relativeFrom="column">
                  <wp:posOffset>3259455</wp:posOffset>
                </wp:positionH>
                <wp:positionV relativeFrom="paragraph">
                  <wp:posOffset>907415</wp:posOffset>
                </wp:positionV>
                <wp:extent cx="90805" cy="504825"/>
                <wp:effectExtent l="12700" t="0" r="10795" b="15875"/>
                <wp:wrapNone/>
                <wp:docPr id="7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504825"/>
                        </a:xfrm>
                        <a:prstGeom prst="downArrow">
                          <a:avLst>
                            <a:gd name="adj1" fmla="val 50000"/>
                            <a:gd name="adj2" fmla="val 13898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D829B4" id="AutoShape 6" o:spid="_x0000_s1026" type="#_x0000_t67" style="position:absolute;margin-left:256.65pt;margin-top:71.45pt;width:7.15pt;height:39.75p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188CA8E0" wp14:editId="67374847">
                <wp:simplePos x="0" y="0"/>
                <wp:positionH relativeFrom="column">
                  <wp:posOffset>3116580</wp:posOffset>
                </wp:positionH>
                <wp:positionV relativeFrom="paragraph">
                  <wp:posOffset>665480</wp:posOffset>
                </wp:positionV>
                <wp:extent cx="90805" cy="504825"/>
                <wp:effectExtent l="12700" t="0" r="10795" b="15875"/>
                <wp:wrapNone/>
                <wp:docPr id="7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504825"/>
                        </a:xfrm>
                        <a:prstGeom prst="downArrow">
                          <a:avLst>
                            <a:gd name="adj1" fmla="val 50000"/>
                            <a:gd name="adj2" fmla="val 13898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724DCC" id="AutoShape 2" o:spid="_x0000_s1026" type="#_x0000_t67" style="position:absolute;margin-left:245.4pt;margin-top:52.4pt;width:7.15pt;height:39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">
                <v:path arrowok="t"/>
                <v:textbox style="layout-flow:vertical-ideographic"/>
              </v:shape>
            </w:pict>
          </mc:Fallback>
        </mc:AlternateContent>
      </w:r>
      <w:r w:rsidR="0031055B">
        <w:rPr>
          <w:rFonts w:ascii="TH SarabunPSK" w:hAnsi="TH SarabunPSK" w:cs="TH SarabunPSK"/>
          <w:b/>
          <w:bCs/>
          <w:noProof/>
          <w:u w:val="single"/>
        </w:rPr>
        <w:drawing>
          <wp:inline distT="0" distB="0" distL="0" distR="0" wp14:anchorId="4EDCC0C1" wp14:editId="05DB9AB6">
            <wp:extent cx="5708752" cy="2472537"/>
            <wp:effectExtent l="19050" t="0" r="624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18263" r="339" b="8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752" cy="2472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8E00E9" w14:textId="77777777" w:rsidR="002E07CC" w:rsidRDefault="00617BAD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4CAEF7D" wp14:editId="0852712B">
                <wp:simplePos x="0" y="0"/>
                <wp:positionH relativeFrom="column">
                  <wp:posOffset>1443990</wp:posOffset>
                </wp:positionH>
                <wp:positionV relativeFrom="paragraph">
                  <wp:posOffset>271780</wp:posOffset>
                </wp:positionV>
                <wp:extent cx="1763395" cy="285115"/>
                <wp:effectExtent l="0" t="0" r="1905" b="0"/>
                <wp:wrapNone/>
                <wp:docPr id="7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339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CAE33" w14:textId="77777777" w:rsidR="002E07CC" w:rsidRDefault="002E07CC">
                            <w:pPr>
                              <w:rPr>
                                <w:cs/>
                              </w:rPr>
                            </w:pPr>
                            <w:r w:rsidRPr="001F6FE8">
                              <w:rPr>
                                <w:rFonts w:hint="cs"/>
                                <w:highlight w:val="green"/>
                                <w:cs/>
                              </w:rPr>
                              <w:t>ใส่ (จำนวนเงินเป็นตัวหนังสือ)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AEF7D" id="Rectangle 12" o:spid="_x0000_s1029" style="position:absolute;left:0;text-align:left;margin-left:113.7pt;margin-top:21.4pt;width:138.85pt;height:22.4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">
                <v:path arrowok="t"/>
                <v:textbox>
                  <w:txbxContent>
                    <w:p w14:paraId="00ACAE33" w14:textId="77777777" w:rsidR="002E07CC" w:rsidRDefault="002E07CC">
                      <w:pPr>
                        <w:rPr>
                          <w:cs/>
                        </w:rPr>
                      </w:pPr>
                      <w:r w:rsidRPr="001F6FE8">
                        <w:rPr>
                          <w:rFonts w:hint="cs"/>
                          <w:highlight w:val="green"/>
                          <w:cs/>
                        </w:rPr>
                        <w:t>ใส่ (จำนวนเงินเป็นตัวหนังสือ)</w:t>
                      </w:r>
                    </w:p>
                  </w:txbxContent>
                </v:textbox>
              </v:rect>
            </w:pict>
          </mc:Fallback>
        </mc:AlternateContent>
      </w:r>
    </w:p>
    <w:p w14:paraId="5CC5B6B2" w14:textId="77777777" w:rsidR="002E07CC" w:rsidRDefault="00617BAD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5DCC4188" wp14:editId="7FFAE01C">
                <wp:simplePos x="0" y="0"/>
                <wp:positionH relativeFrom="column">
                  <wp:posOffset>1800225</wp:posOffset>
                </wp:positionH>
                <wp:positionV relativeFrom="paragraph">
                  <wp:posOffset>182880</wp:posOffset>
                </wp:positionV>
                <wp:extent cx="138430" cy="607060"/>
                <wp:effectExtent l="12700" t="0" r="1270" b="15240"/>
                <wp:wrapNone/>
                <wp:docPr id="7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8430" cy="607060"/>
                        </a:xfrm>
                        <a:prstGeom prst="downArrow">
                          <a:avLst>
                            <a:gd name="adj1" fmla="val 50000"/>
                            <a:gd name="adj2" fmla="val 1096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84F075" id="AutoShape 11" o:spid="_x0000_s1026" type="#_x0000_t67" style="position:absolute;margin-left:141.75pt;margin-top:14.4pt;width:10.9pt;height:47.8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">
                <v:path arrowok="t"/>
                <v:textbox style="layout-flow:vertical-ideographic"/>
              </v:shape>
            </w:pict>
          </mc:Fallback>
        </mc:AlternateContent>
      </w:r>
      <w:r w:rsidR="002E07CC">
        <w:rPr>
          <w:rFonts w:ascii="TH SarabunPSK" w:hAnsi="TH SarabunPSK" w:cs="TH SarabunPSK"/>
          <w:b/>
          <w:bCs/>
          <w:noProof/>
          <w:u w:val="single"/>
        </w:rPr>
        <w:drawing>
          <wp:inline distT="0" distB="0" distL="0" distR="0" wp14:anchorId="56748CFA" wp14:editId="505147EF">
            <wp:extent cx="5562448" cy="1909268"/>
            <wp:effectExtent l="19050" t="0" r="152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36311" r="2893" b="8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448" cy="1909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FEB284" w14:textId="77777777" w:rsidR="002E07CC" w:rsidRDefault="002E07CC" w:rsidP="00B409B6">
      <w:pPr>
        <w:jc w:val="both"/>
        <w:rPr>
          <w:rFonts w:ascii="TH SarabunPSK" w:hAnsi="TH SarabunPSK" w:cs="TH SarabunPSK"/>
          <w:b/>
          <w:bCs/>
          <w:u w:val="single"/>
        </w:rPr>
      </w:pPr>
    </w:p>
    <w:p w14:paraId="71134259" w14:textId="77777777" w:rsidR="002E07CC" w:rsidRPr="00640F38" w:rsidRDefault="00617BAD" w:rsidP="00B409B6">
      <w:pPr>
        <w:jc w:val="both"/>
        <w:rPr>
          <w:rFonts w:ascii="TH SarabunPSK" w:hAnsi="TH SarabunPSK" w:cs="TH SarabunPSK"/>
          <w:b/>
          <w:bCs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94171FE" wp14:editId="3EBEF2C4">
                <wp:simplePos x="0" y="0"/>
                <wp:positionH relativeFrom="column">
                  <wp:posOffset>3259394</wp:posOffset>
                </wp:positionH>
                <wp:positionV relativeFrom="paragraph">
                  <wp:posOffset>664845</wp:posOffset>
                </wp:positionV>
                <wp:extent cx="2169795" cy="796413"/>
                <wp:effectExtent l="0" t="0" r="1905" b="3810"/>
                <wp:wrapNone/>
                <wp:docPr id="7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9795" cy="7964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9DCD6" w14:textId="77777777" w:rsidR="002E07CC" w:rsidRPr="00B83918" w:rsidRDefault="000B407A" w:rsidP="000B407A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617BA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</w:rPr>
                              <w:t xml:space="preserve">คนลงนามหนังสือ </w:t>
                            </w:r>
                            <w:r w:rsidR="002E07CC" w:rsidRPr="00617BA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</w:rPr>
                              <w:t>ให้ปรับเว้นว่างไว้</w:t>
                            </w:r>
                            <w:r w:rsidRPr="00617BAD">
                              <w:rPr>
                                <w:sz w:val="28"/>
                                <w:highlight w:val="green"/>
                              </w:rPr>
                              <w:t xml:space="preserve"> </w:t>
                            </w:r>
                            <w:r w:rsidRPr="00617BA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</w:rPr>
                              <w:t>(เดิมเคยปรับออกแล้ว) แต่ปัจจุบันลิงค์จากผู้ยืมเงินมา</w:t>
                            </w:r>
                          </w:p>
                          <w:p w14:paraId="6B69D7BB" w14:textId="77777777" w:rsidR="002E07CC" w:rsidRDefault="002E07CC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DF9E4" id="Rectangle 16" o:spid="_x0000_s1030" style="position:absolute;left:0;text-align:left;margin-left:256.65pt;margin-top:52.35pt;width:170.85pt;height:62.7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">
                <v:path arrowok="t"/>
                <v:textbox>
                  <w:txbxContent>
                    <w:p w14:paraId="6221B597" w14:textId="77777777" w:rsidR="002E07CC" w:rsidRPr="00B83918" w:rsidRDefault="000B407A" w:rsidP="000B407A">
                      <w:pPr>
                        <w:spacing w:after="0"/>
                        <w:rPr>
                          <w:sz w:val="28"/>
                        </w:rPr>
                      </w:pPr>
                      <w:r w:rsidRPr="00617BAD">
                        <w:rPr>
                          <w:rFonts w:hint="cs"/>
                          <w:sz w:val="28"/>
                          <w:highlight w:val="green"/>
                          <w:cs/>
                        </w:rPr>
                        <w:t xml:space="preserve">คนลงนามหนังสือ </w:t>
                      </w:r>
                      <w:r w:rsidR="002E07CC" w:rsidRPr="00617BAD">
                        <w:rPr>
                          <w:rFonts w:hint="cs"/>
                          <w:sz w:val="28"/>
                          <w:highlight w:val="green"/>
                          <w:cs/>
                        </w:rPr>
                        <w:t>ให้ปรับเว้นว่างไว้</w:t>
                      </w:r>
                      <w:r w:rsidRPr="00617BAD">
                        <w:rPr>
                          <w:sz w:val="28"/>
                          <w:highlight w:val="green"/>
                        </w:rPr>
                        <w:t xml:space="preserve"> </w:t>
                      </w:r>
                      <w:r w:rsidRPr="00617BAD">
                        <w:rPr>
                          <w:rFonts w:hint="cs"/>
                          <w:sz w:val="28"/>
                          <w:highlight w:val="green"/>
                          <w:cs/>
                        </w:rPr>
                        <w:t>(เดิมเคยปรับออกแล้ว) แต่ปัจจุบันลิงค์จากผู้ยืมเงินมา</w:t>
                      </w:r>
                    </w:p>
                    <w:p w14:paraId="42404669" w14:textId="77777777" w:rsidR="002E07CC" w:rsidRDefault="002E07CC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E742CB5" wp14:editId="09E3FDFD">
                <wp:simplePos x="0" y="0"/>
                <wp:positionH relativeFrom="column">
                  <wp:posOffset>3635375</wp:posOffset>
                </wp:positionH>
                <wp:positionV relativeFrom="paragraph">
                  <wp:posOffset>1191895</wp:posOffset>
                </wp:positionV>
                <wp:extent cx="139065" cy="570230"/>
                <wp:effectExtent l="12700" t="0" r="13335" b="13970"/>
                <wp:wrapNone/>
                <wp:docPr id="6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570230"/>
                        </a:xfrm>
                        <a:prstGeom prst="downArrow">
                          <a:avLst>
                            <a:gd name="adj1" fmla="val 50000"/>
                            <a:gd name="adj2" fmla="val 10251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E6915" id="AutoShape 14" o:spid="_x0000_s1026" type="#_x0000_t67" style="position:absolute;margin-left:286.25pt;margin-top:93.85pt;width:10.95pt;height:44.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">
                <v:path arrowok="t"/>
                <v:textbox style="layout-flow:vertical-ideographic"/>
              </v:shape>
            </w:pict>
          </mc:Fallback>
        </mc:AlternateContent>
      </w:r>
      <w:r w:rsidR="002E07CC">
        <w:rPr>
          <w:rFonts w:ascii="TH SarabunPSK" w:hAnsi="TH SarabunPSK" w:cs="TH SarabunPSK" w:hint="cs"/>
          <w:b/>
          <w:bCs/>
          <w:noProof/>
          <w:u w:val="single"/>
        </w:rPr>
        <w:drawing>
          <wp:inline distT="0" distB="0" distL="0" distR="0" wp14:anchorId="0A938B69" wp14:editId="5957ECF8">
            <wp:extent cx="5211318" cy="2779776"/>
            <wp:effectExtent l="19050" t="0" r="8382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15367" r="9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318" cy="2779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E54CB7" w14:textId="77777777" w:rsidR="00815EC8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D2ADE48" wp14:editId="109E311F">
                <wp:simplePos x="0" y="0"/>
                <wp:positionH relativeFrom="column">
                  <wp:posOffset>3540125</wp:posOffset>
                </wp:positionH>
                <wp:positionV relativeFrom="paragraph">
                  <wp:posOffset>1009650</wp:posOffset>
                </wp:positionV>
                <wp:extent cx="139065" cy="548640"/>
                <wp:effectExtent l="12700" t="0" r="13335" b="10160"/>
                <wp:wrapNone/>
                <wp:docPr id="6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548640"/>
                        </a:xfrm>
                        <a:prstGeom prst="downArrow">
                          <a:avLst>
                            <a:gd name="adj1" fmla="val 50000"/>
                            <a:gd name="adj2" fmla="val 9863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DADB0B" id="AutoShape 18" o:spid="_x0000_s1026" type="#_x0000_t67" style="position:absolute;margin-left:278.75pt;margin-top:79.5pt;width:10.95pt;height:43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FCF383F" wp14:editId="6BAD9563">
                <wp:simplePos x="0" y="0"/>
                <wp:positionH relativeFrom="column">
                  <wp:posOffset>2904490</wp:posOffset>
                </wp:positionH>
                <wp:positionV relativeFrom="paragraph">
                  <wp:posOffset>716915</wp:posOffset>
                </wp:positionV>
                <wp:extent cx="1323975" cy="292735"/>
                <wp:effectExtent l="0" t="0" r="0" b="0"/>
                <wp:wrapNone/>
                <wp:docPr id="6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23975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FA5A4" w14:textId="77777777" w:rsidR="000B407A" w:rsidRPr="00680AF0" w:rsidRDefault="000B407A" w:rsidP="000B407A">
                            <w:pPr>
                              <w:spacing w:after="0"/>
                              <w:rPr>
                                <w:sz w:val="28"/>
                              </w:rPr>
                            </w:pPr>
                            <w:r w:rsidRPr="00617BA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</w:rPr>
                              <w:t>รายการเดิมที่เคยแก้ไข</w:t>
                            </w:r>
                            <w:proofErr w:type="spellStart"/>
                            <w:r w:rsidRPr="00617BA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</w:rPr>
                              <w:t>เล้ว</w:t>
                            </w:r>
                            <w:proofErr w:type="spellEnd"/>
                          </w:p>
                          <w:p w14:paraId="521279EA" w14:textId="77777777" w:rsidR="000B407A" w:rsidRDefault="000B407A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ABDE0B" id="Rectangle 17" o:spid="_x0000_s1031" style="position:absolute;margin-left:228.7pt;margin-top:56.45pt;width:104.25pt;height:23.0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">
                <v:path arrowok="t"/>
                <v:textbox>
                  <w:txbxContent>
                    <w:p w14:paraId="6378FBFF" w14:textId="77777777" w:rsidR="000B407A" w:rsidRPr="00680AF0" w:rsidRDefault="000B407A" w:rsidP="000B407A">
                      <w:pPr>
                        <w:spacing w:after="0"/>
                        <w:rPr>
                          <w:sz w:val="28"/>
                        </w:rPr>
                      </w:pPr>
                      <w:r w:rsidRPr="00617BAD">
                        <w:rPr>
                          <w:rFonts w:hint="cs"/>
                          <w:sz w:val="28"/>
                          <w:highlight w:val="green"/>
                          <w:cs/>
                        </w:rPr>
                        <w:t>รายการเดิมที่เคยแก้ไข</w:t>
                      </w:r>
                      <w:proofErr w:type="spellStart"/>
                      <w:r w:rsidRPr="00617BAD">
                        <w:rPr>
                          <w:rFonts w:hint="cs"/>
                          <w:sz w:val="28"/>
                          <w:highlight w:val="green"/>
                          <w:cs/>
                        </w:rPr>
                        <w:t>เล้ว</w:t>
                      </w:r>
                      <w:proofErr w:type="spellEnd"/>
                    </w:p>
                    <w:p w14:paraId="33684313" w14:textId="77777777" w:rsidR="000B407A" w:rsidRDefault="000B407A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815EC8">
        <w:rPr>
          <w:rFonts w:ascii="TH SarabunPSK" w:hAnsi="TH SarabunPSK" w:cs="TH SarabunPSK" w:hint="cs"/>
          <w:noProof/>
        </w:rPr>
        <w:drawing>
          <wp:inline distT="0" distB="0" distL="0" distR="0" wp14:anchorId="7D48E242" wp14:editId="701D025F">
            <wp:extent cx="5833110" cy="256852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r="2385" b="8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2568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BCD00A" w14:textId="77777777" w:rsidR="00680AF0" w:rsidRDefault="00680AF0">
      <w:pPr>
        <w:rPr>
          <w:rFonts w:ascii="TH SarabunPSK" w:hAnsi="TH SarabunPSK" w:cs="TH SarabunPSK"/>
        </w:rPr>
      </w:pPr>
    </w:p>
    <w:p w14:paraId="7B85D503" w14:textId="77777777" w:rsidR="00680AF0" w:rsidRDefault="00617BAD">
      <w:pPr>
        <w:rPr>
          <w:rFonts w:ascii="TH SarabunPSK" w:hAnsi="TH SarabunPSK" w:cs="TH SarabunPSK" w:hint="cs"/>
          <w:cs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3F0F538" wp14:editId="6DFC1ED0">
                <wp:simplePos x="0" y="0"/>
                <wp:positionH relativeFrom="column">
                  <wp:posOffset>998855</wp:posOffset>
                </wp:positionH>
                <wp:positionV relativeFrom="paragraph">
                  <wp:posOffset>45085</wp:posOffset>
                </wp:positionV>
                <wp:extent cx="3229610" cy="922655"/>
                <wp:effectExtent l="0" t="0" r="0" b="4445"/>
                <wp:wrapNone/>
                <wp:docPr id="6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29610" cy="92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23B7F" w14:textId="77777777" w:rsidR="00680AF0" w:rsidRPr="007A24ED" w:rsidRDefault="00680AF0" w:rsidP="00680AF0">
                            <w:pPr>
                              <w:spacing w:after="0"/>
                              <w:rPr>
                                <w:sz w:val="28"/>
                                <w:highlight w:val="green"/>
                                <w:rPrChange w:id="1" w:author="เฉลิมพล ปรีดารัตน์" w:date="2023-03-14T13:52:00Z">
                                  <w:rPr>
                                    <w:sz w:val="28"/>
                                  </w:rPr>
                                </w:rPrChange>
                              </w:rPr>
                            </w:pP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2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>ปรับย่อหน้าให้ตรงกัน</w:t>
                            </w: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3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cs/>
                                  </w:rPr>
                                </w:rPrChange>
                              </w:rPr>
                              <w:t xml:space="preserve"> </w:t>
                            </w:r>
                          </w:p>
                          <w:p w14:paraId="377179E3" w14:textId="77777777" w:rsidR="00680AF0" w:rsidRPr="00680AF0" w:rsidRDefault="00680AF0" w:rsidP="00680AF0">
                            <w:pPr>
                              <w:spacing w:after="0"/>
                              <w:rPr>
                                <w:sz w:val="28"/>
                                <w:cs/>
                              </w:rPr>
                            </w:pP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4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>และเลื่อนระยะหน้ากระดาษให้ขึ้นไปอีก 1 หน้า  (มีการเว้นหน้ากระดาษไว้ 1 หน้า ก่อนจะมีตารางนี้)</w:t>
                            </w:r>
                          </w:p>
                          <w:p w14:paraId="175DD1F5" w14:textId="77777777" w:rsidR="00680AF0" w:rsidRDefault="00680AF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F0F538" id="Rectangle 26" o:spid="_x0000_s1032" style="position:absolute;margin-left:78.65pt;margin-top:3.55pt;width:254.3pt;height:72.6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">
                <v:path arrowok="t"/>
                <v:textbox>
                  <w:txbxContent>
                    <w:p w14:paraId="75C23B7F" w14:textId="77777777" w:rsidR="00680AF0" w:rsidRPr="007A24ED" w:rsidRDefault="00680AF0" w:rsidP="00680AF0">
                      <w:pPr>
                        <w:spacing w:after="0"/>
                        <w:rPr>
                          <w:sz w:val="28"/>
                          <w:highlight w:val="green"/>
                          <w:rPrChange w:id="5" w:author="เฉลิมพล ปรีดารัตน์" w:date="2023-03-14T13:52:00Z">
                            <w:rPr>
                              <w:sz w:val="28"/>
                            </w:rPr>
                          </w:rPrChange>
                        </w:rPr>
                      </w:pP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6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>ปรับย่อหน้าให้ตรงกัน</w:t>
                      </w: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7" w:author="เฉลิมพล ปรีดารัตน์" w:date="2023-03-14T13:52:00Z">
                            <w:rPr>
                              <w:rFonts w:hint="cs"/>
                              <w:sz w:val="28"/>
                              <w:cs/>
                            </w:rPr>
                          </w:rPrChange>
                        </w:rPr>
                        <w:t xml:space="preserve"> </w:t>
                      </w:r>
                    </w:p>
                    <w:p w14:paraId="377179E3" w14:textId="77777777" w:rsidR="00680AF0" w:rsidRPr="00680AF0" w:rsidRDefault="00680AF0" w:rsidP="00680AF0">
                      <w:pPr>
                        <w:spacing w:after="0"/>
                        <w:rPr>
                          <w:sz w:val="28"/>
                          <w:cs/>
                        </w:rPr>
                      </w:pP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8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>และเลื่อนระยะหน้ากระดาษให้ขึ้นไปอีก 1 หน้า  (มีการเว้นหน้ากระดาษไว้ 1 หน้า ก่อนจะมีตารางนี้)</w:t>
                      </w:r>
                    </w:p>
                    <w:p w14:paraId="175DD1F5" w14:textId="77777777" w:rsidR="00680AF0" w:rsidRDefault="00680AF0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C36F79D" wp14:editId="63C62B28">
                <wp:simplePos x="0" y="0"/>
                <wp:positionH relativeFrom="column">
                  <wp:posOffset>1136015</wp:posOffset>
                </wp:positionH>
                <wp:positionV relativeFrom="paragraph">
                  <wp:posOffset>1045210</wp:posOffset>
                </wp:positionV>
                <wp:extent cx="153035" cy="819785"/>
                <wp:effectExtent l="12700" t="0" r="12065" b="18415"/>
                <wp:wrapNone/>
                <wp:docPr id="65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819785"/>
                        </a:xfrm>
                        <a:prstGeom prst="downArrow">
                          <a:avLst>
                            <a:gd name="adj1" fmla="val 50000"/>
                            <a:gd name="adj2" fmla="val 13392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720DC" id="AutoShape 24" o:spid="_x0000_s1026" type="#_x0000_t67" style="position:absolute;margin-left:89.45pt;margin-top:82.3pt;width:12.05pt;height:64.5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">
                <v:path arrowok="t"/>
                <v:textbox style="layout-flow:vertical-ideographic"/>
              </v:shape>
            </w:pict>
          </mc:Fallback>
        </mc:AlternateContent>
      </w:r>
      <w:commentRangeStart w:id="9"/>
      <w:r w:rsidR="00680AF0">
        <w:rPr>
          <w:rFonts w:ascii="TH SarabunPSK" w:hAnsi="TH SarabunPSK" w:cs="TH SarabunPSK"/>
          <w:noProof/>
        </w:rPr>
        <w:drawing>
          <wp:inline distT="0" distB="0" distL="0" distR="0" wp14:anchorId="447297BD" wp14:editId="7B341150">
            <wp:extent cx="5732229" cy="2970333"/>
            <wp:effectExtent l="19050" t="0" r="1821" b="0"/>
            <wp:docPr id="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b="7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229" cy="29703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commentRangeEnd w:id="9"/>
      <w:r w:rsidR="007A24ED">
        <w:rPr>
          <w:rStyle w:val="CommentReference"/>
        </w:rPr>
        <w:commentReference w:id="9"/>
      </w:r>
    </w:p>
    <w:p w14:paraId="5849DBEF" w14:textId="77777777" w:rsidR="00815EC8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7891A3C" wp14:editId="01C02021">
                <wp:simplePos x="0" y="0"/>
                <wp:positionH relativeFrom="column">
                  <wp:posOffset>1654175</wp:posOffset>
                </wp:positionH>
                <wp:positionV relativeFrom="paragraph">
                  <wp:posOffset>144780</wp:posOffset>
                </wp:positionV>
                <wp:extent cx="2683510" cy="292735"/>
                <wp:effectExtent l="0" t="0" r="0" b="0"/>
                <wp:wrapNone/>
                <wp:docPr id="6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83510" cy="292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E9915" w14:textId="77777777" w:rsidR="000B407A" w:rsidRPr="00B83918" w:rsidRDefault="000B407A" w:rsidP="000B407A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617BAD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ตัดชื่อออกให้เหลือแต่ เพิ่มรายการผู้เข้าร่วมอย่างเดียว</w:t>
                            </w:r>
                          </w:p>
                          <w:p w14:paraId="2E03A87A" w14:textId="77777777" w:rsidR="000B407A" w:rsidRDefault="000B407A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8A1F48" id="Rectangle 20" o:spid="_x0000_s1033" style="position:absolute;margin-left:130.25pt;margin-top:11.4pt;width:211.3pt;height:23.0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">
                <v:path arrowok="t"/>
                <v:textbox>
                  <w:txbxContent>
                    <w:p w14:paraId="2ADD4272" w14:textId="77777777" w:rsidR="000B407A" w:rsidRPr="00B83918" w:rsidRDefault="000B407A" w:rsidP="000B407A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617BAD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ตัดชื่อออกให้เหลือแต่ เพิ่มรายการผู้เข้าร่วมอย่างเดียว</w:t>
                      </w:r>
                    </w:p>
                    <w:p w14:paraId="054ADE9E" w14:textId="77777777" w:rsidR="000B407A" w:rsidRDefault="000B407A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48745CE" w14:textId="77777777" w:rsidR="00B409B6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29D4B89" wp14:editId="27678D6E">
                <wp:simplePos x="0" y="0"/>
                <wp:positionH relativeFrom="column">
                  <wp:posOffset>2545715</wp:posOffset>
                </wp:positionH>
                <wp:positionV relativeFrom="paragraph">
                  <wp:posOffset>99695</wp:posOffset>
                </wp:positionV>
                <wp:extent cx="139065" cy="504825"/>
                <wp:effectExtent l="12700" t="0" r="13335" b="15875"/>
                <wp:wrapNone/>
                <wp:docPr id="6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504825"/>
                        </a:xfrm>
                        <a:prstGeom prst="downArrow">
                          <a:avLst>
                            <a:gd name="adj1" fmla="val 50000"/>
                            <a:gd name="adj2" fmla="val 907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FA6BCF" id="AutoShape 19" o:spid="_x0000_s1026" type="#_x0000_t67" style="position:absolute;margin-left:200.45pt;margin-top:7.85pt;width:10.95pt;height:39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">
                <v:path arrowok="t"/>
                <v:textbox style="layout-flow:vertical-ideographic"/>
              </v:shape>
            </w:pict>
          </mc:Fallback>
        </mc:AlternateContent>
      </w:r>
    </w:p>
    <w:p w14:paraId="748DAB7A" w14:textId="77777777" w:rsidR="00F64E13" w:rsidRDefault="00B409B6">
      <w:p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w:drawing>
          <wp:inline distT="0" distB="0" distL="0" distR="0" wp14:anchorId="4AA98A74" wp14:editId="653167A5">
            <wp:extent cx="5555437" cy="1236269"/>
            <wp:effectExtent l="19050" t="0" r="7163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t="54773" r="2934" b="6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437" cy="1236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857A2" w14:textId="77777777" w:rsidR="00B83918" w:rsidRDefault="00B83918">
      <w:pPr>
        <w:rPr>
          <w:rFonts w:ascii="TH SarabunPSK" w:hAnsi="TH SarabunPSK" w:cs="TH SarabunPSK"/>
        </w:rPr>
      </w:pPr>
    </w:p>
    <w:p w14:paraId="4746ECD8" w14:textId="6F6A5A0D" w:rsidR="00B83918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362072C" wp14:editId="13C8DDDD">
                <wp:simplePos x="0" y="0"/>
                <wp:positionH relativeFrom="column">
                  <wp:posOffset>607695</wp:posOffset>
                </wp:positionH>
                <wp:positionV relativeFrom="paragraph">
                  <wp:posOffset>441960</wp:posOffset>
                </wp:positionV>
                <wp:extent cx="2851785" cy="551180"/>
                <wp:effectExtent l="0" t="0" r="5715" b="0"/>
                <wp:wrapNone/>
                <wp:docPr id="6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51785" cy="55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3927E6" w14:textId="77777777" w:rsidR="00680AF0" w:rsidRPr="0023383F" w:rsidRDefault="00680AF0" w:rsidP="00680AF0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</w:rPr>
                            </w:pPr>
                            <w:r w:rsidRPr="0023383F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ถ้าเลือกโครงการนี้ ต้องแสดงรหัสเป็น 500028/00010</w:t>
                            </w:r>
                          </w:p>
                          <w:p w14:paraId="77BC8814" w14:textId="77777777" w:rsidR="00680AF0" w:rsidRPr="00B83918" w:rsidRDefault="00680AF0" w:rsidP="000B407A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23383F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ไม่มี รหัส 530003</w:t>
                            </w:r>
                          </w:p>
                          <w:p w14:paraId="16BD6C31" w14:textId="77777777" w:rsidR="00680AF0" w:rsidRDefault="00680AF0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2072C" id="Rectangle 22" o:spid="_x0000_s1034" style="position:absolute;margin-left:47.85pt;margin-top:34.8pt;width:224.55pt;height:43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">
                <v:path arrowok="t"/>
                <v:textbox>
                  <w:txbxContent>
                    <w:p w14:paraId="3C3927E6" w14:textId="77777777" w:rsidR="00680AF0" w:rsidRPr="0023383F" w:rsidRDefault="00680AF0" w:rsidP="00680AF0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highlight w:val="green"/>
                        </w:rPr>
                      </w:pPr>
                      <w:r w:rsidRPr="0023383F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ถ้าเลือกโครงการนี้ ต้องแสดงรหัสเป็น 500028/00010</w:t>
                      </w:r>
                    </w:p>
                    <w:p w14:paraId="77BC8814" w14:textId="77777777" w:rsidR="00680AF0" w:rsidRPr="00B83918" w:rsidRDefault="00680AF0" w:rsidP="000B407A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23383F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ไม่มี รหัส 530003</w:t>
                      </w:r>
                    </w:p>
                    <w:p w14:paraId="16BD6C31" w14:textId="77777777" w:rsidR="00680AF0" w:rsidRDefault="00680AF0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44E593A9" wp14:editId="365E8C38">
                <wp:simplePos x="0" y="0"/>
                <wp:positionH relativeFrom="column">
                  <wp:posOffset>941070</wp:posOffset>
                </wp:positionH>
                <wp:positionV relativeFrom="paragraph">
                  <wp:posOffset>993140</wp:posOffset>
                </wp:positionV>
                <wp:extent cx="139065" cy="504825"/>
                <wp:effectExtent l="12700" t="0" r="13335" b="15875"/>
                <wp:wrapNone/>
                <wp:docPr id="6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065" cy="504825"/>
                        </a:xfrm>
                        <a:prstGeom prst="downArrow">
                          <a:avLst>
                            <a:gd name="adj1" fmla="val 50000"/>
                            <a:gd name="adj2" fmla="val 907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5AB260" id="AutoShape 21" o:spid="_x0000_s1026" type="#_x0000_t67" style="position:absolute;margin-left:74.1pt;margin-top:78.2pt;width:10.95pt;height:39.7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">
                <v:path arrowok="t"/>
                <v:textbox style="layout-flow:vertical-ideographic"/>
              </v:shape>
            </w:pict>
          </mc:Fallback>
        </mc:AlternateContent>
      </w:r>
      <w:r w:rsidR="00B83918">
        <w:rPr>
          <w:rFonts w:ascii="TH SarabunPSK" w:hAnsi="TH SarabunPSK" w:cs="TH SarabunPSK"/>
          <w:noProof/>
        </w:rPr>
        <w:drawing>
          <wp:inline distT="0" distB="0" distL="0" distR="0" wp14:anchorId="6436014E" wp14:editId="06DCF9B0">
            <wp:extent cx="4633417" cy="2348179"/>
            <wp:effectExtent l="19050" t="0" r="0" b="0"/>
            <wp:docPr id="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19870" t="10682" r="7183" b="26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094" cy="2348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ins w:id="10" w:author="เฉลิมพล ปรีดารัตน์" w:date="2023-03-14T14:08:00Z">
        <w:r w:rsidR="00C36877" w:rsidRPr="00C36877">
          <w:rPr>
            <w:noProof/>
          </w:rPr>
          <w:t xml:space="preserve"> </w:t>
        </w:r>
      </w:ins>
    </w:p>
    <w:p w14:paraId="06F8F237" w14:textId="52077829" w:rsidR="008304D9" w:rsidRDefault="008304D9">
      <w:pPr>
        <w:rPr>
          <w:rFonts w:ascii="TH SarabunPSK" w:hAnsi="TH SarabunPSK" w:cs="TH SarabunPSK"/>
        </w:rPr>
      </w:pPr>
    </w:p>
    <w:p w14:paraId="1770CFFF" w14:textId="6571DF44" w:rsidR="008304D9" w:rsidRPr="000F080F" w:rsidRDefault="008304D9">
      <w:pPr>
        <w:rPr>
          <w:rFonts w:ascii="TH SarabunPSK" w:hAnsi="TH SarabunPSK" w:cs="TH SarabunPSK"/>
          <w:b/>
          <w:bCs/>
          <w:sz w:val="36"/>
          <w:szCs w:val="36"/>
          <w:u w:val="single"/>
        </w:rPr>
      </w:pPr>
      <w:r w:rsidRPr="000F080F">
        <w:rPr>
          <w:rFonts w:ascii="TH SarabunPSK" w:hAnsi="TH SarabunPSK" w:cs="TH SarabunPSK" w:hint="cs"/>
          <w:b/>
          <w:bCs/>
          <w:sz w:val="36"/>
          <w:szCs w:val="36"/>
          <w:u w:val="single"/>
          <w:cs/>
        </w:rPr>
        <w:t>รายการทดสอบระบบที่ต้องปรับแก้ไข</w:t>
      </w:r>
    </w:p>
    <w:p w14:paraId="5DE81CF6" w14:textId="1EB26F5F" w:rsidR="00BF73B4" w:rsidRDefault="00617BAD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6637B13" wp14:editId="1B9EE16A">
                <wp:simplePos x="0" y="0"/>
                <wp:positionH relativeFrom="column">
                  <wp:posOffset>2240280</wp:posOffset>
                </wp:positionH>
                <wp:positionV relativeFrom="paragraph">
                  <wp:posOffset>12700</wp:posOffset>
                </wp:positionV>
                <wp:extent cx="3246120" cy="1466850"/>
                <wp:effectExtent l="0" t="0" r="5080" b="6350"/>
                <wp:wrapNone/>
                <wp:docPr id="6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46120" cy="1466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030F2" w14:textId="77777777" w:rsidR="00BF73B4" w:rsidRPr="007A24ED" w:rsidRDefault="00BF73B4" w:rsidP="00BF73B4">
                            <w:pPr>
                              <w:spacing w:after="0"/>
                              <w:rPr>
                                <w:sz w:val="28"/>
                                <w:highlight w:val="green"/>
                                <w:rPrChange w:id="11" w:author="เฉลิมพล ปรีดารัตน์" w:date="2023-03-14T13:52:00Z">
                                  <w:rPr>
                                    <w:sz w:val="28"/>
                                    <w:highlight w:val="yellow"/>
                                  </w:rPr>
                                </w:rPrChange>
                              </w:rPr>
                            </w:pP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2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 xml:space="preserve"> -</w:t>
                            </w:r>
                            <w:r w:rsidR="008304D9"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3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 xml:space="preserve">เมื่อคีย์ รายการค่าพาหนะ </w:t>
                            </w: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4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 xml:space="preserve"> ค่าจ้า</w:t>
                            </w:r>
                            <w:r w:rsidR="008304D9"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5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>งเหมาบริการรถยนต์ แล้ว</w:t>
                            </w:r>
                          </w:p>
                          <w:p w14:paraId="54F291A6" w14:textId="77777777" w:rsidR="008304D9" w:rsidRPr="007A24ED" w:rsidRDefault="008304D9" w:rsidP="00BF73B4">
                            <w:pPr>
                              <w:spacing w:after="0"/>
                              <w:rPr>
                                <w:sz w:val="28"/>
                                <w:highlight w:val="green"/>
                                <w:rPrChange w:id="16" w:author="เฉลิมพล ปรีดารัตน์" w:date="2023-03-14T13:52:00Z">
                                  <w:rPr>
                                    <w:sz w:val="28"/>
                                  </w:rPr>
                                </w:rPrChange>
                              </w:rPr>
                            </w:pP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7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 xml:space="preserve"> ไม่</w:t>
                            </w:r>
                            <w:r w:rsidR="00BF73B4"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8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>แสดง</w:t>
                            </w:r>
                            <w:r w:rsidRPr="007A24ED">
                              <w:rPr>
                                <w:rFonts w:hint="cs"/>
                                <w:sz w:val="28"/>
                                <w:highlight w:val="green"/>
                                <w:cs/>
                                <w:rPrChange w:id="19" w:author="เฉลิมพล ปรีดารัตน์" w:date="2023-03-14T13:52:00Z">
                                  <w:rPr>
                                    <w:rFonts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>จำนวนเงิน</w:t>
                            </w:r>
                          </w:p>
                          <w:p w14:paraId="78CA700F" w14:textId="77777777" w:rsidR="00BF73B4" w:rsidRPr="007A24ED" w:rsidRDefault="00BF73B4" w:rsidP="00BF73B4">
                            <w:pPr>
                              <w:spacing w:after="0"/>
                              <w:rPr>
                                <w:highlight w:val="green"/>
                                <w:rPrChange w:id="20" w:author="เฉลิมพล ปรีดารัตน์" w:date="2023-03-14T13:52:00Z">
                                  <w:rPr/>
                                </w:rPrChange>
                              </w:rPr>
                            </w:pPr>
                            <w:r w:rsidRPr="007A24ED">
                              <w:rPr>
                                <w:rFonts w:hint="cs"/>
                                <w:highlight w:val="green"/>
                                <w:cs/>
                                <w:rPrChange w:id="21" w:author="เฉลิมพล ปรีดารัตน์" w:date="2023-03-14T13:52:00Z">
                                  <w:rPr>
                                    <w:rFonts w:hint="cs"/>
                                    <w:cs/>
                                  </w:rPr>
                                </w:rPrChange>
                              </w:rPr>
                              <w:t xml:space="preserve"> </w:t>
                            </w:r>
                            <w:r w:rsidRPr="007A24ED">
                              <w:rPr>
                                <w:rFonts w:hint="cs"/>
                                <w:highlight w:val="green"/>
                                <w:cs/>
                                <w:rPrChange w:id="22" w:author="เฉลิมพล ปรีดารัตน์" w:date="2023-03-14T13:52:00Z">
                                  <w:rPr>
                                    <w:rFonts w:hint="cs"/>
                                    <w:highlight w:val="yellow"/>
                                    <w:cs/>
                                  </w:rPr>
                                </w:rPrChange>
                              </w:rPr>
                              <w:t>-เมื่อ</w:t>
                            </w:r>
                            <w:r w:rsidR="008304D9" w:rsidRPr="007A24ED">
                              <w:rPr>
                                <w:rFonts w:hint="cs"/>
                                <w:highlight w:val="green"/>
                                <w:cs/>
                                <w:rPrChange w:id="23" w:author="เฉลิมพล ปรีดารัตน์" w:date="2023-03-14T13:52:00Z">
                                  <w:rPr>
                                    <w:rFonts w:hint="cs"/>
                                    <w:highlight w:val="yellow"/>
                                    <w:cs/>
                                  </w:rPr>
                                </w:rPrChange>
                              </w:rPr>
                              <w:t>คีย์ รายการค่าพาหนะอื่น ๆ  โดยใส่รายการ</w:t>
                            </w:r>
                            <w:r w:rsidRPr="007A24ED">
                              <w:rPr>
                                <w:rFonts w:hint="cs"/>
                                <w:highlight w:val="green"/>
                                <w:cs/>
                                <w:rPrChange w:id="24" w:author="เฉลิมพล ปรีดารัตน์" w:date="2023-03-14T13:52:00Z">
                                  <w:rPr>
                                    <w:rFonts w:hint="cs"/>
                                    <w:highlight w:val="yellow"/>
                                    <w:cs/>
                                  </w:rPr>
                                </w:rPrChange>
                              </w:rPr>
                              <w:t>ค่าใช้จ่ายไปแล้ว ไม่แสดงจำนวนเงิน</w:t>
                            </w:r>
                          </w:p>
                          <w:p w14:paraId="0939D8BA" w14:textId="77777777" w:rsidR="008304D9" w:rsidRPr="00BF73B4" w:rsidRDefault="00BF73B4" w:rsidP="00BF73B4">
                            <w:pPr>
                              <w:spacing w:after="0"/>
                              <w:rPr>
                                <w:cs/>
                              </w:rPr>
                            </w:pPr>
                            <w:r w:rsidRPr="007A24ED">
                              <w:rPr>
                                <w:rFonts w:hint="cs"/>
                                <w:highlight w:val="green"/>
                                <w:cs/>
                                <w:rPrChange w:id="25" w:author="เฉลิมพล ปรีดารัตน์" w:date="2023-03-14T13:52:00Z">
                                  <w:rPr>
                                    <w:rFonts w:hint="cs"/>
                                    <w:highlight w:val="yellow"/>
                                    <w:cs/>
                                  </w:rPr>
                                </w:rPrChange>
                              </w:rPr>
                              <w:t>(โดยยอดรวมค่าใช้จ่ายทั้งหมด จะมีจำนวนเงินบวกไปด้วยแล้ว)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637B13" id="Rectangle 29" o:spid="_x0000_s1035" style="position:absolute;margin-left:176.4pt;margin-top:1pt;width:255.6pt;height:115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">
                <v:path arrowok="t"/>
                <v:textbox>
                  <w:txbxContent>
                    <w:p w14:paraId="33D030F2" w14:textId="77777777" w:rsidR="00BF73B4" w:rsidRPr="007A24ED" w:rsidRDefault="00BF73B4" w:rsidP="00BF73B4">
                      <w:pPr>
                        <w:spacing w:after="0"/>
                        <w:rPr>
                          <w:sz w:val="28"/>
                          <w:highlight w:val="green"/>
                          <w:rPrChange w:id="26" w:author="เฉลิมพล ปรีดารัตน์" w:date="2023-03-14T13:52:00Z">
                            <w:rPr>
                              <w:sz w:val="28"/>
                              <w:highlight w:val="yellow"/>
                            </w:rPr>
                          </w:rPrChange>
                        </w:rPr>
                      </w:pP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27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 xml:space="preserve"> -</w:t>
                      </w:r>
                      <w:r w:rsidR="008304D9"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28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 xml:space="preserve">เมื่อคีย์ รายการค่าพาหนะ </w:t>
                      </w: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29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 xml:space="preserve"> ค่าจ้า</w:t>
                      </w:r>
                      <w:r w:rsidR="008304D9"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30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>งเหมาบริการรถยนต์ แล้ว</w:t>
                      </w:r>
                    </w:p>
                    <w:p w14:paraId="54F291A6" w14:textId="77777777" w:rsidR="008304D9" w:rsidRPr="007A24ED" w:rsidRDefault="008304D9" w:rsidP="00BF73B4">
                      <w:pPr>
                        <w:spacing w:after="0"/>
                        <w:rPr>
                          <w:sz w:val="28"/>
                          <w:highlight w:val="green"/>
                          <w:rPrChange w:id="31" w:author="เฉลิมพล ปรีดารัตน์" w:date="2023-03-14T13:52:00Z">
                            <w:rPr>
                              <w:sz w:val="28"/>
                            </w:rPr>
                          </w:rPrChange>
                        </w:rPr>
                      </w:pP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32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 xml:space="preserve"> ไม่</w:t>
                      </w:r>
                      <w:r w:rsidR="00BF73B4"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33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>แสดง</w:t>
                      </w:r>
                      <w:r w:rsidRPr="007A24ED">
                        <w:rPr>
                          <w:rFonts w:hint="cs"/>
                          <w:sz w:val="28"/>
                          <w:highlight w:val="green"/>
                          <w:cs/>
                          <w:rPrChange w:id="34" w:author="เฉลิมพล ปรีดารัตน์" w:date="2023-03-14T13:52:00Z">
                            <w:rPr>
                              <w:rFonts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>จำนวนเงิน</w:t>
                      </w:r>
                    </w:p>
                    <w:p w14:paraId="78CA700F" w14:textId="77777777" w:rsidR="00BF73B4" w:rsidRPr="007A24ED" w:rsidRDefault="00BF73B4" w:rsidP="00BF73B4">
                      <w:pPr>
                        <w:spacing w:after="0"/>
                        <w:rPr>
                          <w:highlight w:val="green"/>
                          <w:rPrChange w:id="35" w:author="เฉลิมพล ปรีดารัตน์" w:date="2023-03-14T13:52:00Z">
                            <w:rPr/>
                          </w:rPrChange>
                        </w:rPr>
                      </w:pPr>
                      <w:r w:rsidRPr="007A24ED">
                        <w:rPr>
                          <w:rFonts w:hint="cs"/>
                          <w:highlight w:val="green"/>
                          <w:cs/>
                          <w:rPrChange w:id="36" w:author="เฉลิมพล ปรีดารัตน์" w:date="2023-03-14T13:52:00Z">
                            <w:rPr>
                              <w:rFonts w:hint="cs"/>
                              <w:cs/>
                            </w:rPr>
                          </w:rPrChange>
                        </w:rPr>
                        <w:t xml:space="preserve"> </w:t>
                      </w:r>
                      <w:r w:rsidRPr="007A24ED">
                        <w:rPr>
                          <w:rFonts w:hint="cs"/>
                          <w:highlight w:val="green"/>
                          <w:cs/>
                          <w:rPrChange w:id="37" w:author="เฉลิมพล ปรีดารัตน์" w:date="2023-03-14T13:52:00Z">
                            <w:rPr>
                              <w:rFonts w:hint="cs"/>
                              <w:highlight w:val="yellow"/>
                              <w:cs/>
                            </w:rPr>
                          </w:rPrChange>
                        </w:rPr>
                        <w:t>-เมื่อ</w:t>
                      </w:r>
                      <w:r w:rsidR="008304D9" w:rsidRPr="007A24ED">
                        <w:rPr>
                          <w:rFonts w:hint="cs"/>
                          <w:highlight w:val="green"/>
                          <w:cs/>
                          <w:rPrChange w:id="38" w:author="เฉลิมพล ปรีดารัตน์" w:date="2023-03-14T13:52:00Z">
                            <w:rPr>
                              <w:rFonts w:hint="cs"/>
                              <w:highlight w:val="yellow"/>
                              <w:cs/>
                            </w:rPr>
                          </w:rPrChange>
                        </w:rPr>
                        <w:t>คีย์ รายการค่าพาหนะอื่น ๆ  โดยใส่รายการ</w:t>
                      </w:r>
                      <w:r w:rsidRPr="007A24ED">
                        <w:rPr>
                          <w:rFonts w:hint="cs"/>
                          <w:highlight w:val="green"/>
                          <w:cs/>
                          <w:rPrChange w:id="39" w:author="เฉลิมพล ปรีดารัตน์" w:date="2023-03-14T13:52:00Z">
                            <w:rPr>
                              <w:rFonts w:hint="cs"/>
                              <w:highlight w:val="yellow"/>
                              <w:cs/>
                            </w:rPr>
                          </w:rPrChange>
                        </w:rPr>
                        <w:t>ค่าใช้จ่ายไปแล้ว ไม่แสดงจำนวนเงิน</w:t>
                      </w:r>
                    </w:p>
                    <w:p w14:paraId="0939D8BA" w14:textId="77777777" w:rsidR="008304D9" w:rsidRPr="00BF73B4" w:rsidRDefault="00BF73B4" w:rsidP="00BF73B4">
                      <w:pPr>
                        <w:spacing w:after="0"/>
                        <w:rPr>
                          <w:cs/>
                        </w:rPr>
                      </w:pPr>
                      <w:r w:rsidRPr="007A24ED">
                        <w:rPr>
                          <w:rFonts w:hint="cs"/>
                          <w:highlight w:val="green"/>
                          <w:cs/>
                          <w:rPrChange w:id="40" w:author="เฉลิมพล ปรีดารัตน์" w:date="2023-03-14T13:52:00Z">
                            <w:rPr>
                              <w:rFonts w:hint="cs"/>
                              <w:highlight w:val="yellow"/>
                              <w:cs/>
                            </w:rPr>
                          </w:rPrChange>
                        </w:rPr>
                        <w:t>(โดยยอดรวมค่าใช้จ่ายทั้งหมด จะมีจำนวนเงินบวกไปด้วยแล้ว)</w:t>
                      </w:r>
                    </w:p>
                  </w:txbxContent>
                </v:textbox>
              </v:rect>
            </w:pict>
          </mc:Fallback>
        </mc:AlternateContent>
      </w:r>
    </w:p>
    <w:p w14:paraId="2CABF378" w14:textId="72EE58A8" w:rsidR="00BF73B4" w:rsidRPr="008304D9" w:rsidRDefault="00BF73B4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</w:p>
    <w:p w14:paraId="5BA7FDDC" w14:textId="573FC9ED" w:rsidR="00B83918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1D14990" wp14:editId="281727BD">
                <wp:simplePos x="0" y="0"/>
                <wp:positionH relativeFrom="column">
                  <wp:posOffset>2847975</wp:posOffset>
                </wp:positionH>
                <wp:positionV relativeFrom="paragraph">
                  <wp:posOffset>869950</wp:posOffset>
                </wp:positionV>
                <wp:extent cx="611505" cy="466725"/>
                <wp:effectExtent l="0" t="0" r="0" b="3175"/>
                <wp:wrapNone/>
                <wp:docPr id="58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505" cy="466725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B8BF4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31" o:spid="_x0000_s1026" type="#_x0000_t88" style="position:absolute;margin-left:224.25pt;margin-top:68.5pt;width:48.15pt;height:36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"/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9E3938E" wp14:editId="0AA091CB">
                <wp:simplePos x="0" y="0"/>
                <wp:positionH relativeFrom="column">
                  <wp:posOffset>3248025</wp:posOffset>
                </wp:positionH>
                <wp:positionV relativeFrom="paragraph">
                  <wp:posOffset>565785</wp:posOffset>
                </wp:positionV>
                <wp:extent cx="161925" cy="533400"/>
                <wp:effectExtent l="12700" t="0" r="15875" b="12700"/>
                <wp:wrapNone/>
                <wp:docPr id="57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925" cy="533400"/>
                        </a:xfrm>
                        <a:prstGeom prst="downArrow">
                          <a:avLst>
                            <a:gd name="adj1" fmla="val 50000"/>
                            <a:gd name="adj2" fmla="val 8235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29885" id="AutoShape 30" o:spid="_x0000_s1026" type="#_x0000_t67" style="position:absolute;margin-left:255.75pt;margin-top:44.55pt;width:12.75pt;height:4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D05DF1A" wp14:editId="754CD7C9">
                <wp:simplePos x="0" y="0"/>
                <wp:positionH relativeFrom="column">
                  <wp:posOffset>2847975</wp:posOffset>
                </wp:positionH>
                <wp:positionV relativeFrom="paragraph">
                  <wp:posOffset>869950</wp:posOffset>
                </wp:positionV>
                <wp:extent cx="611505" cy="466725"/>
                <wp:effectExtent l="0" t="0" r="0" b="3175"/>
                <wp:wrapNone/>
                <wp:docPr id="56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1505" cy="466725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D6821" id="AutoShape 28" o:spid="_x0000_s1026" type="#_x0000_t88" style="position:absolute;margin-left:224.25pt;margin-top:68.5pt;width:48.15pt;height:36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"/>
            </w:pict>
          </mc:Fallback>
        </mc:AlternateContent>
      </w:r>
      <w:r w:rsidR="008304D9">
        <w:rPr>
          <w:rFonts w:ascii="TH SarabunPSK" w:hAnsi="TH SarabunPSK" w:cs="TH SarabunPSK"/>
          <w:noProof/>
        </w:rPr>
        <w:drawing>
          <wp:inline distT="0" distB="0" distL="0" distR="0" wp14:anchorId="1FFF3714" wp14:editId="1CF0B3E3">
            <wp:extent cx="5607231" cy="2886075"/>
            <wp:effectExtent l="19050" t="0" r="0" b="0"/>
            <wp:docPr id="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11458" t="22485" r="9497" b="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231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C2D4C3" w14:textId="0D196977" w:rsidR="00680AF0" w:rsidRDefault="00C36877">
      <w:pPr>
        <w:rPr>
          <w:rFonts w:ascii="TH SarabunPSK" w:hAnsi="TH SarabunPSK" w:cs="TH SarabunPSK"/>
          <w:cs/>
        </w:rPr>
      </w:pPr>
      <w:commentRangeStart w:id="41"/>
      <w:ins w:id="42" w:author="เฉลิมพล ปรีดารัตน์" w:date="2023-03-14T14:08:00Z">
        <w:r w:rsidRPr="00C36877">
          <w:rPr>
            <w:rFonts w:ascii="TH SarabunPSK" w:hAnsi="TH SarabunPSK" w:cs="TH SarabunPSK"/>
          </w:rPr>
          <w:drawing>
            <wp:anchor distT="0" distB="0" distL="114300" distR="114300" simplePos="0" relativeHeight="251690496" behindDoc="0" locked="0" layoutInCell="1" allowOverlap="1" wp14:anchorId="1FE2B009" wp14:editId="61CD700C">
              <wp:simplePos x="0" y="0"/>
              <wp:positionH relativeFrom="column">
                <wp:posOffset>3246539</wp:posOffset>
              </wp:positionH>
              <wp:positionV relativeFrom="paragraph">
                <wp:posOffset>936689</wp:posOffset>
              </wp:positionV>
              <wp:extent cx="2407640" cy="1536718"/>
              <wp:effectExtent l="38100" t="38100" r="43815" b="38100"/>
              <wp:wrapNone/>
              <wp:docPr id="82" name="Picture 82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2" name="Picture 82" descr="Graphical user interface, text, application&#10;&#10;Description automatically generated"/>
                      <pic:cNvPicPr/>
                    </pic:nvPicPr>
                    <pic:blipFill>
                      <a:blip r:embed="rId2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7640" cy="1536718"/>
                      </a:xfrm>
                      <a:prstGeom prst="rect">
                        <a:avLst/>
                      </a:prstGeom>
                      <a:ln w="38100">
                        <a:solidFill>
                          <a:srgbClr val="00B050"/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commentRangeEnd w:id="41"/>
      <w:ins w:id="43" w:author="เฉลิมพล ปรีดารัตน์" w:date="2023-03-14T14:10:00Z">
        <w:r>
          <w:rPr>
            <w:rStyle w:val="CommentReference"/>
          </w:rPr>
          <w:commentReference w:id="41"/>
        </w:r>
      </w:ins>
      <w:r>
        <w:rPr>
          <w:rFonts w:ascii="TH SarabunPSK" w:hAnsi="TH SarabunPSK" w:cs="TH SarabunPSK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8A8C0F1" wp14:editId="7816C7CD">
                <wp:simplePos x="0" y="0"/>
                <wp:positionH relativeFrom="column">
                  <wp:posOffset>3057700</wp:posOffset>
                </wp:positionH>
                <wp:positionV relativeFrom="paragraph">
                  <wp:posOffset>431532</wp:posOffset>
                </wp:positionV>
                <wp:extent cx="2057400" cy="313690"/>
                <wp:effectExtent l="0" t="0" r="0" b="3810"/>
                <wp:wrapNone/>
                <wp:docPr id="54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5740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14F53" w14:textId="77777777" w:rsidR="00BF73B4" w:rsidRPr="00B83918" w:rsidRDefault="00BF73B4" w:rsidP="000B407A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7A24ED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  <w:rPrChange w:id="44" w:author="เฉลิมพล ปรีดารัตน์" w:date="2023-03-14T13:53:00Z">
                                  <w:rPr>
                                    <w:rFonts w:ascii="TH SarabunPSK" w:hAnsi="TH SarabunPSK" w:cs="TH SarabunPSK" w:hint="cs"/>
                                    <w:sz w:val="28"/>
                                    <w:highlight w:val="yellow"/>
                                    <w:cs/>
                                  </w:rPr>
                                </w:rPrChange>
                              </w:rPr>
                              <w:t>รายการในระบบไม่แสดงจำนวนเงินที่คีย์</w:t>
                            </w:r>
                          </w:p>
                          <w:p w14:paraId="1F3CEDB5" w14:textId="77777777" w:rsidR="00BF73B4" w:rsidRDefault="00BF73B4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A8C0F1" id="Rectangle 37" o:spid="_x0000_s1036" style="position:absolute;margin-left:240.75pt;margin-top:34pt;width:162pt;height:2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">
                <v:path arrowok="t"/>
                <v:textbox>
                  <w:txbxContent>
                    <w:p w14:paraId="1AB14F53" w14:textId="77777777" w:rsidR="00BF73B4" w:rsidRPr="00B83918" w:rsidRDefault="00BF73B4" w:rsidP="000B407A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7A24ED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  <w:rPrChange w:id="45" w:author="เฉลิมพล ปรีดารัตน์" w:date="2023-03-14T13:53:00Z">
                            <w:rPr>
                              <w:rFonts w:ascii="TH SarabunPSK" w:hAnsi="TH SarabunPSK" w:cs="TH SarabunPSK" w:hint="cs"/>
                              <w:sz w:val="28"/>
                              <w:highlight w:val="yellow"/>
                              <w:cs/>
                            </w:rPr>
                          </w:rPrChange>
                        </w:rPr>
                        <w:t>รายการในระบบไม่แสดงจำนวนเงินที่คีย์</w:t>
                      </w:r>
                    </w:p>
                    <w:p w14:paraId="1F3CEDB5" w14:textId="77777777" w:rsidR="00BF73B4" w:rsidRDefault="00BF73B4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7BAD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931D917" wp14:editId="4EEC4C85">
                <wp:simplePos x="0" y="0"/>
                <wp:positionH relativeFrom="column">
                  <wp:posOffset>2428875</wp:posOffset>
                </wp:positionH>
                <wp:positionV relativeFrom="paragraph">
                  <wp:posOffset>935355</wp:posOffset>
                </wp:positionV>
                <wp:extent cx="419100" cy="408940"/>
                <wp:effectExtent l="0" t="0" r="0" b="0"/>
                <wp:wrapNone/>
                <wp:docPr id="5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9100" cy="408940"/>
                        </a:xfrm>
                        <a:prstGeom prst="righ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47522" id="AutoShape 32" o:spid="_x0000_s1026" type="#_x0000_t88" style="position:absolute;margin-left:191.25pt;margin-top:73.65pt;width:33pt;height:32.2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"/>
            </w:pict>
          </mc:Fallback>
        </mc:AlternateContent>
      </w:r>
      <w:r w:rsidR="00BF73B4">
        <w:rPr>
          <w:rFonts w:ascii="TH SarabunPSK" w:hAnsi="TH SarabunPSK" w:cs="TH SarabunPSK" w:hint="cs"/>
          <w:noProof/>
        </w:rPr>
        <w:drawing>
          <wp:inline distT="0" distB="0" distL="0" distR="0" wp14:anchorId="6DA9C43B" wp14:editId="24D9EC78">
            <wp:extent cx="5524500" cy="1628775"/>
            <wp:effectExtent l="19050" t="0" r="0" b="0"/>
            <wp:docPr id="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20334" t="30846" r="7891" b="30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690FA4" w14:textId="77777777" w:rsidR="00680AF0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75173C3" wp14:editId="6AD2D435">
                <wp:simplePos x="0" y="0"/>
                <wp:positionH relativeFrom="column">
                  <wp:posOffset>1819275</wp:posOffset>
                </wp:positionH>
                <wp:positionV relativeFrom="paragraph">
                  <wp:posOffset>1428750</wp:posOffset>
                </wp:positionV>
                <wp:extent cx="200025" cy="466725"/>
                <wp:effectExtent l="12700" t="0" r="15875" b="15875"/>
                <wp:wrapNone/>
                <wp:docPr id="52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25" cy="466725"/>
                        </a:xfrm>
                        <a:prstGeom prst="downArrow">
                          <a:avLst>
                            <a:gd name="adj1" fmla="val 50000"/>
                            <a:gd name="adj2" fmla="val 583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CFA5A0" id="AutoShape 40" o:spid="_x0000_s1026" type="#_x0000_t67" style="position:absolute;margin-left:143.25pt;margin-top:112.5pt;width:15.75pt;height:3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523E353" wp14:editId="3CD4BA8C">
                <wp:simplePos x="0" y="0"/>
                <wp:positionH relativeFrom="column">
                  <wp:posOffset>1409700</wp:posOffset>
                </wp:positionH>
                <wp:positionV relativeFrom="paragraph">
                  <wp:posOffset>1115060</wp:posOffset>
                </wp:positionV>
                <wp:extent cx="3657600" cy="313690"/>
                <wp:effectExtent l="0" t="0" r="0" b="3810"/>
                <wp:wrapNone/>
                <wp:docPr id="5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0" cy="313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4549C" w14:textId="77777777" w:rsidR="00AB0ED6" w:rsidRPr="00AB0ED6" w:rsidRDefault="00AB0ED6" w:rsidP="000B407A">
                            <w:pPr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</w:pPr>
                            <w:r w:rsidRPr="00F52F4A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ของเดิมเคยแสดงจำนวนเงินค่าจ้างเหมาบริการรถยนต์ เมื่อคีย์ข้อมูล</w:t>
                            </w:r>
                          </w:p>
                          <w:p w14:paraId="648EB345" w14:textId="77777777" w:rsidR="00AB0ED6" w:rsidRDefault="00AB0ED6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7E9891" id="Rectangle 39" o:spid="_x0000_s1037" style="position:absolute;margin-left:111pt;margin-top:87.8pt;width:4in;height:24.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">
                <v:path arrowok="t"/>
                <v:textbox>
                  <w:txbxContent>
                    <w:p w14:paraId="277D3BBA" w14:textId="77777777" w:rsidR="00AB0ED6" w:rsidRPr="00AB0ED6" w:rsidRDefault="00AB0ED6" w:rsidP="000B407A">
                      <w:pPr>
                        <w:rPr>
                          <w:rFonts w:ascii="TH SarabunPSK" w:hAnsi="TH SarabunPSK" w:cs="TH SarabunPSK"/>
                          <w:sz w:val="28"/>
                          <w:cs/>
                        </w:rPr>
                      </w:pPr>
                      <w:r w:rsidRPr="00F52F4A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ของเดิมเคยแสดงจำนวนเงินค่าจ้างเหมาบริการรถยนต์ เมื่อคีย์ข้อมูล</w:t>
                      </w:r>
                    </w:p>
                    <w:p w14:paraId="0A6908DE" w14:textId="77777777" w:rsidR="00AB0ED6" w:rsidRDefault="00AB0ED6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4196E" w:rsidRPr="0004196E">
        <w:rPr>
          <w:rFonts w:ascii="TH SarabunPSK" w:hAnsi="TH SarabunPSK" w:cs="TH SarabunPSK"/>
          <w:noProof/>
        </w:rPr>
        <w:drawing>
          <wp:inline distT="0" distB="0" distL="0" distR="0" wp14:anchorId="48056D11" wp14:editId="133607B6">
            <wp:extent cx="5377464" cy="2581275"/>
            <wp:effectExtent l="19050" t="0" r="0" b="0"/>
            <wp:docPr id="5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25257" t="19011" r="11494" b="8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464" cy="2581275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5889AF0A" w14:textId="77777777" w:rsidR="00AB0ED6" w:rsidRDefault="00AB0ED6">
      <w:pPr>
        <w:rPr>
          <w:rFonts w:ascii="TH SarabunPSK" w:hAnsi="TH SarabunPSK" w:cs="TH SarabunPSK"/>
        </w:rPr>
      </w:pPr>
    </w:p>
    <w:p w14:paraId="350CEFC5" w14:textId="77777777" w:rsidR="004667FF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AD27F20" wp14:editId="1863B656">
                <wp:simplePos x="0" y="0"/>
                <wp:positionH relativeFrom="column">
                  <wp:posOffset>-266700</wp:posOffset>
                </wp:positionH>
                <wp:positionV relativeFrom="paragraph">
                  <wp:posOffset>89535</wp:posOffset>
                </wp:positionV>
                <wp:extent cx="3657600" cy="418465"/>
                <wp:effectExtent l="0" t="0" r="0" b="635"/>
                <wp:wrapNone/>
                <wp:docPr id="4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0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09CD21" w14:textId="77777777" w:rsidR="00AB0ED6" w:rsidRDefault="004667FF">
                            <w:pPr>
                              <w:rPr>
                                <w:cs/>
                              </w:rPr>
                            </w:pPr>
                            <w:r w:rsidRPr="004D10B8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  <w:cs/>
                              </w:rPr>
                              <w:t xml:space="preserve">รายการค่าอ่าหารที่มีการคีย์หลายรายการ </w:t>
                            </w:r>
                            <w:r w:rsidRPr="004D10B8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ยัง</w:t>
                            </w:r>
                            <w:r w:rsidRPr="004D10B8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  <w:cs/>
                              </w:rPr>
                              <w:t>ไม่รวม</w:t>
                            </w:r>
                            <w:r w:rsidRPr="004D10B8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เ</w:t>
                            </w:r>
                            <w:r w:rsidRPr="004D10B8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  <w:cs/>
                              </w:rPr>
                              <w:t>งิน</w:t>
                            </w:r>
                            <w:r w:rsidRPr="004D10B8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 xml:space="preserve"> </w:t>
                            </w:r>
                            <w:r w:rsidRPr="004D10B8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  <w:cs/>
                              </w:rPr>
                              <w:t>เป็นหัวข้อค่าอาหารให้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A6E97F" id="Rectangle 42" o:spid="_x0000_s1038" style="position:absolute;margin-left:-21pt;margin-top:7.05pt;width:4in;height:32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">
                <v:path arrowok="t"/>
                <v:textbox>
                  <w:txbxContent>
                    <w:p w14:paraId="7EC5A858" w14:textId="77777777" w:rsidR="00AB0ED6" w:rsidRDefault="004667FF">
                      <w:pPr>
                        <w:rPr>
                          <w:cs/>
                        </w:rPr>
                      </w:pPr>
                      <w:r w:rsidRPr="004D10B8">
                        <w:rPr>
                          <w:rFonts w:ascii="TH SarabunPSK" w:hAnsi="TH SarabunPSK" w:cs="TH SarabunPSK"/>
                          <w:sz w:val="28"/>
                          <w:highlight w:val="green"/>
                          <w:cs/>
                        </w:rPr>
                        <w:t xml:space="preserve">รายการค่าอ่าหารที่มีการคีย์หลายรายการ </w:t>
                      </w:r>
                      <w:r w:rsidRPr="004D10B8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ยัง</w:t>
                      </w:r>
                      <w:r w:rsidRPr="004D10B8">
                        <w:rPr>
                          <w:rFonts w:ascii="TH SarabunPSK" w:hAnsi="TH SarabunPSK" w:cs="TH SarabunPSK"/>
                          <w:sz w:val="28"/>
                          <w:highlight w:val="green"/>
                          <w:cs/>
                        </w:rPr>
                        <w:t>ไม่รวม</w:t>
                      </w:r>
                      <w:r w:rsidRPr="004D10B8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เ</w:t>
                      </w:r>
                      <w:r w:rsidRPr="004D10B8">
                        <w:rPr>
                          <w:rFonts w:ascii="TH SarabunPSK" w:hAnsi="TH SarabunPSK" w:cs="TH SarabunPSK"/>
                          <w:sz w:val="28"/>
                          <w:highlight w:val="green"/>
                          <w:cs/>
                        </w:rPr>
                        <w:t>งิน</w:t>
                      </w:r>
                      <w:r w:rsidRPr="004D10B8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 xml:space="preserve"> </w:t>
                      </w:r>
                      <w:r w:rsidRPr="004D10B8">
                        <w:rPr>
                          <w:rFonts w:ascii="TH SarabunPSK" w:hAnsi="TH SarabunPSK" w:cs="TH SarabunPSK"/>
                          <w:sz w:val="28"/>
                          <w:highlight w:val="green"/>
                          <w:cs/>
                        </w:rPr>
                        <w:t>เป็นหัวข้อค่าอาหารให้</w:t>
                      </w:r>
                    </w:p>
                  </w:txbxContent>
                </v:textbox>
              </v:rect>
            </w:pict>
          </mc:Fallback>
        </mc:AlternateContent>
      </w:r>
    </w:p>
    <w:p w14:paraId="4C5729F0" w14:textId="77777777" w:rsidR="004667FF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456AE33" wp14:editId="4C65B3C4">
                <wp:simplePos x="0" y="0"/>
                <wp:positionH relativeFrom="column">
                  <wp:posOffset>2143125</wp:posOffset>
                </wp:positionH>
                <wp:positionV relativeFrom="paragraph">
                  <wp:posOffset>256540</wp:posOffset>
                </wp:positionV>
                <wp:extent cx="3657600" cy="561975"/>
                <wp:effectExtent l="0" t="0" r="0" b="0"/>
                <wp:wrapNone/>
                <wp:docPr id="48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265B4D" w14:textId="77777777" w:rsidR="00E93208" w:rsidRDefault="00E93208">
                            <w:r w:rsidRPr="004D10B8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  <w:cs/>
                              </w:rPr>
                              <w:t xml:space="preserve">เมื่อรวมหัวข้อค่าอาหารแล้ว </w:t>
                            </w:r>
                            <w:r w:rsidRPr="004D10B8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 xml:space="preserve"> หลังตัวคูณ ให้ใส่ผลรวม </w:t>
                            </w:r>
                            <w:r w:rsidRPr="004D10B8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</w:rPr>
                              <w:t>=</w:t>
                            </w:r>
                            <w:r w:rsidRPr="004D10B8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ผลรวม ให้เหมือนค่าอาหาร่างเครื่องดื่ม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86E67" id="Rectangle 51" o:spid="_x0000_s1039" style="position:absolute;margin-left:168.75pt;margin-top:20.2pt;width:4in;height:4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">
                <v:path arrowok="t"/>
                <v:textbox>
                  <w:txbxContent>
                    <w:p w14:paraId="228E5D26" w14:textId="77777777" w:rsidR="00E93208" w:rsidRDefault="00E93208">
                      <w:r w:rsidRPr="004D10B8">
                        <w:rPr>
                          <w:rFonts w:ascii="TH SarabunPSK" w:hAnsi="TH SarabunPSK" w:cs="TH SarabunPSK"/>
                          <w:sz w:val="28"/>
                          <w:highlight w:val="green"/>
                          <w:cs/>
                        </w:rPr>
                        <w:t xml:space="preserve">เมื่อรวมหัวข้อค่าอาหารแล้ว </w:t>
                      </w:r>
                      <w:r w:rsidRPr="004D10B8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 xml:space="preserve"> หลังตัวคูณ ให้ใส่ผลรวม </w:t>
                      </w:r>
                      <w:r w:rsidRPr="004D10B8">
                        <w:rPr>
                          <w:rFonts w:ascii="TH SarabunPSK" w:hAnsi="TH SarabunPSK" w:cs="TH SarabunPSK"/>
                          <w:sz w:val="28"/>
                          <w:highlight w:val="green"/>
                        </w:rPr>
                        <w:t>=</w:t>
                      </w:r>
                      <w:r w:rsidRPr="004D10B8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ผลรวม ให้เหมือนค่าอาหาร่างเครื่องดื่ม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4AE4CDA" wp14:editId="5DC7418D">
                <wp:simplePos x="0" y="0"/>
                <wp:positionH relativeFrom="column">
                  <wp:posOffset>142875</wp:posOffset>
                </wp:positionH>
                <wp:positionV relativeFrom="paragraph">
                  <wp:posOffset>170815</wp:posOffset>
                </wp:positionV>
                <wp:extent cx="266700" cy="1494155"/>
                <wp:effectExtent l="12700" t="0" r="12700" b="17145"/>
                <wp:wrapNone/>
                <wp:docPr id="4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00" cy="1494155"/>
                        </a:xfrm>
                        <a:prstGeom prst="downArrow">
                          <a:avLst>
                            <a:gd name="adj1" fmla="val 50000"/>
                            <a:gd name="adj2" fmla="val 14006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605052" id="AutoShape 43" o:spid="_x0000_s1026" type="#_x0000_t67" style="position:absolute;margin-left:11.25pt;margin-top:13.45pt;width:21pt;height:117.6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">
                <v:path arrowok="t"/>
                <v:textbox style="layout-flow:vertical-ideographic"/>
              </v:shape>
            </w:pict>
          </mc:Fallback>
        </mc:AlternateContent>
      </w:r>
    </w:p>
    <w:p w14:paraId="46F0C011" w14:textId="4D260144" w:rsidR="00AB0ED6" w:rsidRDefault="00617BAD">
      <w:pPr>
        <w:rPr>
          <w:rFonts w:ascii="TH SarabunPSK" w:hAnsi="TH SarabunPSK" w:cs="TH SarabunPSK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02AAFE4" wp14:editId="41812F49">
                <wp:simplePos x="0" y="0"/>
                <wp:positionH relativeFrom="column">
                  <wp:posOffset>2047875</wp:posOffset>
                </wp:positionH>
                <wp:positionV relativeFrom="paragraph">
                  <wp:posOffset>13970</wp:posOffset>
                </wp:positionV>
                <wp:extent cx="171450" cy="1494155"/>
                <wp:effectExtent l="12700" t="0" r="19050" b="29845"/>
                <wp:wrapNone/>
                <wp:docPr id="46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494155"/>
                        </a:xfrm>
                        <a:prstGeom prst="downArrow">
                          <a:avLst>
                            <a:gd name="adj1" fmla="val 50000"/>
                            <a:gd name="adj2" fmla="val 21787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232F5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utoShape 50" o:spid="_x0000_s1026" type="#_x0000_t67" style="position:absolute;margin-left:161.25pt;margin-top:1.1pt;width:13.5pt;height:117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">
                <v:path arrowok="t"/>
                <v:textbox style="layout-flow:vertical-ideographic"/>
              </v:shape>
            </w:pict>
          </mc:Fallback>
        </mc:AlternateContent>
      </w:r>
      <w:r w:rsidR="00AB0ED6" w:rsidRPr="00AB0ED6">
        <w:rPr>
          <w:rFonts w:ascii="TH SarabunPSK" w:hAnsi="TH SarabunPSK" w:cs="TH SarabunPSK"/>
          <w:noProof/>
        </w:rPr>
        <w:drawing>
          <wp:inline distT="0" distB="0" distL="0" distR="0" wp14:anchorId="68F14AAA" wp14:editId="0BCA5465">
            <wp:extent cx="4762500" cy="3284689"/>
            <wp:effectExtent l="19050" t="0" r="0" b="0"/>
            <wp:docPr id="5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25622" t="15712" r="12674" b="8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84689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</w:p>
    <w:p w14:paraId="1D052AE3" w14:textId="56B0E197" w:rsidR="004667FF" w:rsidRDefault="004667FF">
      <w:pPr>
        <w:rPr>
          <w:rFonts w:ascii="TH SarabunPSK" w:hAnsi="TH SarabunPSK" w:cs="TH SarabunPSK"/>
          <w:sz w:val="28"/>
        </w:rPr>
      </w:pPr>
    </w:p>
    <w:p w14:paraId="6A4B10B7" w14:textId="5ACB419D" w:rsidR="004667FF" w:rsidRDefault="007A24ED">
      <w:pPr>
        <w:rPr>
          <w:rFonts w:ascii="TH SarabunPSK" w:hAnsi="TH SarabunPSK" w:cs="TH SarabunPSK" w:hint="cs"/>
          <w:sz w:val="28"/>
          <w:cs/>
        </w:rPr>
      </w:pPr>
      <w:commentRangeStart w:id="46"/>
      <w:ins w:id="47" w:author="เฉลิมพล ปรีดารัตน์" w:date="2023-03-14T13:56:00Z">
        <w:r w:rsidRPr="007A24ED">
          <w:rPr>
            <w:rFonts w:ascii="TH SarabunPSK" w:hAnsi="TH SarabunPSK" w:cs="TH SarabunPSK"/>
            <w:sz w:val="28"/>
          </w:rPr>
          <w:drawing>
            <wp:anchor distT="0" distB="0" distL="114300" distR="114300" simplePos="0" relativeHeight="251689472" behindDoc="0" locked="0" layoutInCell="1" allowOverlap="1" wp14:anchorId="4B973E07" wp14:editId="021591F5">
              <wp:simplePos x="0" y="0"/>
              <wp:positionH relativeFrom="column">
                <wp:posOffset>351703</wp:posOffset>
              </wp:positionH>
              <wp:positionV relativeFrom="paragraph">
                <wp:posOffset>16213</wp:posOffset>
              </wp:positionV>
              <wp:extent cx="5731510" cy="1607820"/>
              <wp:effectExtent l="38100" t="38100" r="34290" b="43180"/>
              <wp:wrapNone/>
              <wp:docPr id="81" name="Picture 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2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1607820"/>
                      </a:xfrm>
                      <a:prstGeom prst="rect">
                        <a:avLst/>
                      </a:prstGeom>
                      <a:ln w="38100">
                        <a:solidFill>
                          <a:srgbClr val="00B050"/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commentRangeEnd w:id="46"/>
      <w:ins w:id="48" w:author="เฉลิมพล ปรีดารัตน์" w:date="2023-03-14T13:57:00Z">
        <w:r>
          <w:rPr>
            <w:rStyle w:val="CommentReference"/>
          </w:rPr>
          <w:commentReference w:id="46"/>
        </w:r>
      </w:ins>
    </w:p>
    <w:p w14:paraId="5CCD3CE8" w14:textId="2ECBA7D8" w:rsidR="004667FF" w:rsidRDefault="004667FF">
      <w:pPr>
        <w:rPr>
          <w:rFonts w:ascii="TH SarabunPSK" w:hAnsi="TH SarabunPSK" w:cs="TH SarabunPSK"/>
          <w:sz w:val="28"/>
        </w:rPr>
      </w:pPr>
    </w:p>
    <w:p w14:paraId="48A676DC" w14:textId="380CF8BA" w:rsidR="004667FF" w:rsidRDefault="004667FF">
      <w:pPr>
        <w:rPr>
          <w:rFonts w:ascii="TH SarabunPSK" w:hAnsi="TH SarabunPSK" w:cs="TH SarabunPSK"/>
          <w:sz w:val="28"/>
        </w:rPr>
      </w:pPr>
    </w:p>
    <w:p w14:paraId="352AA2F3" w14:textId="0E7EB3EB" w:rsidR="004667FF" w:rsidRDefault="004667FF">
      <w:pPr>
        <w:rPr>
          <w:rFonts w:ascii="TH SarabunPSK" w:hAnsi="TH SarabunPSK" w:cs="TH SarabunPSK"/>
          <w:sz w:val="28"/>
        </w:rPr>
      </w:pPr>
    </w:p>
    <w:p w14:paraId="3FBA13A0" w14:textId="77777777" w:rsidR="004667FF" w:rsidRDefault="00617BAD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  <w:sz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C146B19" wp14:editId="665D9810">
                <wp:simplePos x="0" y="0"/>
                <wp:positionH relativeFrom="column">
                  <wp:posOffset>207645</wp:posOffset>
                </wp:positionH>
                <wp:positionV relativeFrom="paragraph">
                  <wp:posOffset>-752475</wp:posOffset>
                </wp:positionV>
                <wp:extent cx="3657600" cy="1122680"/>
                <wp:effectExtent l="0" t="0" r="0" b="0"/>
                <wp:wrapNone/>
                <wp:docPr id="4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57600" cy="1122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747BDF" w14:textId="77777777" w:rsidR="004667FF" w:rsidRPr="00D85637" w:rsidRDefault="004667FF" w:rsidP="004667FF">
                            <w:pPr>
                              <w:spacing w:after="0"/>
                              <w:rPr>
                                <w:highlight w:val="green"/>
                              </w:rPr>
                            </w:pPr>
                            <w:r w:rsidRPr="00D85637"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  <w:cs/>
                              </w:rPr>
                              <w:t>-ค่าเบี้ยเลี้ยงระดับ 9 ขึ้นไป ตัดออกให้เหลือเป็นค่าเบี้ยเลี้ยง เหมือนที่เคยตัดค่าเบี้ยเลี้ยงระดับ 8 ลงมาให้</w:t>
                            </w:r>
                          </w:p>
                          <w:p w14:paraId="67C0E8AF" w14:textId="77777777" w:rsidR="004667FF" w:rsidRDefault="004667FF" w:rsidP="004667FF">
                            <w:pPr>
                              <w:spacing w:after="0"/>
                            </w:pPr>
                            <w:r w:rsidRPr="00D85637">
                              <w:rPr>
                                <w:highlight w:val="green"/>
                              </w:rPr>
                              <w:t>-</w:t>
                            </w:r>
                            <w:r w:rsidRPr="00D85637">
                              <w:rPr>
                                <w:rFonts w:cs="Cordia New"/>
                                <w:highlight w:val="green"/>
                                <w:cs/>
                              </w:rPr>
                              <w:t xml:space="preserve">ค่าเช่าที่พักในอัตราจ่ายจริง </w:t>
                            </w:r>
                            <w:r w:rsidRPr="00D85637">
                              <w:rPr>
                                <w:rFonts w:cs="Cordia New" w:hint="cs"/>
                                <w:highlight w:val="green"/>
                                <w:cs/>
                              </w:rPr>
                              <w:t>ให้</w:t>
                            </w:r>
                            <w:r w:rsidRPr="00D85637">
                              <w:rPr>
                                <w:rFonts w:cs="Cordia New"/>
                                <w:highlight w:val="green"/>
                                <w:cs/>
                              </w:rPr>
                              <w:t xml:space="preserve">มี (จ่ายจริง) </w:t>
                            </w:r>
                            <w:r w:rsidRPr="00D85637">
                              <w:rPr>
                                <w:rFonts w:cs="Cordia New" w:hint="cs"/>
                                <w:highlight w:val="green"/>
                                <w:cs/>
                              </w:rPr>
                              <w:t>หลังค่าที่พัก</w:t>
                            </w:r>
                            <w:r w:rsidRPr="00D85637">
                              <w:rPr>
                                <w:rFonts w:cs="Cordia New"/>
                                <w:highlight w:val="green"/>
                                <w:cs/>
                              </w:rPr>
                              <w:t xml:space="preserve"> ให้เหมือนกับการคีย์ ในอัตราเหมาจ่าย</w:t>
                            </w:r>
                          </w:p>
                          <w:p w14:paraId="6EAB7722" w14:textId="77777777" w:rsidR="004667FF" w:rsidRDefault="004667FF" w:rsidP="004667FF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9D3308" id="Rectangle 48" o:spid="_x0000_s1040" style="position:absolute;margin-left:16.35pt;margin-top:-59.25pt;width:4in;height:8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">
                <v:path arrowok="t"/>
                <v:textbox>
                  <w:txbxContent>
                    <w:p w14:paraId="50A3933C" w14:textId="77777777" w:rsidR="004667FF" w:rsidRPr="00D85637" w:rsidRDefault="004667FF" w:rsidP="004667FF">
                      <w:pPr>
                        <w:spacing w:after="0"/>
                        <w:rPr>
                          <w:highlight w:val="green"/>
                        </w:rPr>
                      </w:pPr>
                      <w:r w:rsidRPr="00D85637">
                        <w:rPr>
                          <w:rFonts w:ascii="TH SarabunPSK" w:hAnsi="TH SarabunPSK" w:cs="TH SarabunPSK"/>
                          <w:sz w:val="28"/>
                          <w:highlight w:val="green"/>
                          <w:cs/>
                        </w:rPr>
                        <w:t>-ค่าเบี้ยเลี้ยงระดับ 9 ขึ้นไป ตัดออกให้เหลือเป็นค่าเบี้ยเลี้ยง เหมือนที่เคยตัดค่าเบี้ยเลี้ยงระดับ 8 ลงมาให้</w:t>
                      </w:r>
                    </w:p>
                    <w:p w14:paraId="2E543E7D" w14:textId="77777777" w:rsidR="004667FF" w:rsidRDefault="004667FF" w:rsidP="004667FF">
                      <w:pPr>
                        <w:spacing w:after="0"/>
                      </w:pPr>
                      <w:r w:rsidRPr="00D85637">
                        <w:rPr>
                          <w:highlight w:val="green"/>
                        </w:rPr>
                        <w:t>-</w:t>
                      </w:r>
                      <w:r w:rsidRPr="00D85637">
                        <w:rPr>
                          <w:rFonts w:cs="Cordia New"/>
                          <w:highlight w:val="green"/>
                          <w:cs/>
                        </w:rPr>
                        <w:t xml:space="preserve">ค่าเช่าที่พักในอัตราจ่ายจริง </w:t>
                      </w:r>
                      <w:r w:rsidRPr="00D85637">
                        <w:rPr>
                          <w:rFonts w:cs="Cordia New" w:hint="cs"/>
                          <w:highlight w:val="green"/>
                          <w:cs/>
                        </w:rPr>
                        <w:t>ให้</w:t>
                      </w:r>
                      <w:r w:rsidRPr="00D85637">
                        <w:rPr>
                          <w:rFonts w:cs="Cordia New"/>
                          <w:highlight w:val="green"/>
                          <w:cs/>
                        </w:rPr>
                        <w:t xml:space="preserve">มี (จ่ายจริง) </w:t>
                      </w:r>
                      <w:r w:rsidRPr="00D85637">
                        <w:rPr>
                          <w:rFonts w:cs="Cordia New" w:hint="cs"/>
                          <w:highlight w:val="green"/>
                          <w:cs/>
                        </w:rPr>
                        <w:t>หลังค่าที่พัก</w:t>
                      </w:r>
                      <w:r w:rsidRPr="00D85637">
                        <w:rPr>
                          <w:rFonts w:cs="Cordia New"/>
                          <w:highlight w:val="green"/>
                          <w:cs/>
                        </w:rPr>
                        <w:t xml:space="preserve"> ให้เหมือนกับการคีย์ ในอัตราเหมาจ่าย</w:t>
                      </w:r>
                    </w:p>
                    <w:p w14:paraId="70EE0525" w14:textId="77777777" w:rsidR="004667FF" w:rsidRDefault="004667FF" w:rsidP="004667FF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08FC8AD" w14:textId="77777777" w:rsidR="004667FF" w:rsidRPr="004667FF" w:rsidRDefault="00617BAD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F9F92ED" wp14:editId="17D46445">
                <wp:simplePos x="0" y="0"/>
                <wp:positionH relativeFrom="column">
                  <wp:posOffset>561975</wp:posOffset>
                </wp:positionH>
                <wp:positionV relativeFrom="paragraph">
                  <wp:posOffset>67310</wp:posOffset>
                </wp:positionV>
                <wp:extent cx="161925" cy="1125855"/>
                <wp:effectExtent l="12700" t="0" r="15875" b="29845"/>
                <wp:wrapNone/>
                <wp:docPr id="44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925" cy="1125855"/>
                        </a:xfrm>
                        <a:prstGeom prst="downArrow">
                          <a:avLst>
                            <a:gd name="adj1" fmla="val 50000"/>
                            <a:gd name="adj2" fmla="val 173824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C7274" id="AutoShape 46" o:spid="_x0000_s1026" type="#_x0000_t67" style="position:absolute;margin-left:44.25pt;margin-top:5.3pt;width:12.75pt;height:88.6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">
                <v:path arrowok="t"/>
                <v:textbox style="layout-flow:vertical-ideographic"/>
              </v:shape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A175A32" wp14:editId="7CEC13AA">
                <wp:simplePos x="0" y="0"/>
                <wp:positionH relativeFrom="column">
                  <wp:posOffset>295275</wp:posOffset>
                </wp:positionH>
                <wp:positionV relativeFrom="paragraph">
                  <wp:posOffset>67310</wp:posOffset>
                </wp:positionV>
                <wp:extent cx="209550" cy="1525905"/>
                <wp:effectExtent l="12700" t="0" r="19050" b="23495"/>
                <wp:wrapNone/>
                <wp:docPr id="43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" cy="1525905"/>
                        </a:xfrm>
                        <a:prstGeom prst="downArrow">
                          <a:avLst>
                            <a:gd name="adj1" fmla="val 50000"/>
                            <a:gd name="adj2" fmla="val 18204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6B3DC3" id="AutoShape 47" o:spid="_x0000_s1026" type="#_x0000_t67" style="position:absolute;margin-left:23.25pt;margin-top:5.3pt;width:16.5pt;height:120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">
                <v:path arrowok="t"/>
                <v:textbox style="layout-flow:vertical-ideographic"/>
              </v:shape>
            </w:pict>
          </mc:Fallback>
        </mc:AlternateContent>
      </w:r>
    </w:p>
    <w:p w14:paraId="07126FBD" w14:textId="05A487BC" w:rsidR="004667FF" w:rsidRDefault="008C2591">
      <w:pPr>
        <w:rPr>
          <w:rFonts w:ascii="TH SarabunPSK" w:hAnsi="TH SarabunPSK" w:cs="TH SarabunPSK"/>
        </w:rPr>
      </w:pPr>
      <w:commentRangeStart w:id="49"/>
      <w:ins w:id="50" w:author="เฉลิมพล ปรีดารัตน์" w:date="2023-03-14T14:16:00Z">
        <w:r w:rsidRPr="008C2591">
          <w:rPr>
            <w:rFonts w:ascii="TH SarabunPSK" w:hAnsi="TH SarabunPSK" w:cs="TH SarabunPSK"/>
          </w:rPr>
          <w:drawing>
            <wp:anchor distT="0" distB="0" distL="114300" distR="114300" simplePos="0" relativeHeight="251691520" behindDoc="0" locked="0" layoutInCell="1" allowOverlap="1" wp14:anchorId="7B487AF4" wp14:editId="4E6BC8B0">
              <wp:simplePos x="0" y="0"/>
              <wp:positionH relativeFrom="column">
                <wp:posOffset>3001433</wp:posOffset>
              </wp:positionH>
              <wp:positionV relativeFrom="paragraph">
                <wp:posOffset>792692</wp:posOffset>
              </wp:positionV>
              <wp:extent cx="3508067" cy="2823633"/>
              <wp:effectExtent l="38100" t="38100" r="35560" b="34290"/>
              <wp:wrapNone/>
              <wp:docPr id="83" name="Picture 83" descr="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3" name="Picture 83" descr="Text&#10;&#10;Description automatically generated"/>
                      <pic:cNvPicPr/>
                    </pic:nvPicPr>
                    <pic:blipFill>
                      <a:blip r:embed="rId2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13646" cy="2828124"/>
                      </a:xfrm>
                      <a:prstGeom prst="rect">
                        <a:avLst/>
                      </a:prstGeom>
                      <a:ln w="38100">
                        <a:solidFill>
                          <a:srgbClr val="00B050"/>
                        </a:solidFill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commentRangeEnd w:id="49"/>
        <w:r>
          <w:rPr>
            <w:rStyle w:val="CommentReference"/>
          </w:rPr>
          <w:commentReference w:id="49"/>
        </w:r>
      </w:ins>
      <w:r w:rsidR="004667FF" w:rsidRPr="004667FF">
        <w:rPr>
          <w:rFonts w:ascii="TH SarabunPSK" w:hAnsi="TH SarabunPSK" w:cs="TH SarabunPSK"/>
          <w:noProof/>
        </w:rPr>
        <w:drawing>
          <wp:inline distT="0" distB="0" distL="0" distR="0" wp14:anchorId="07BB695B" wp14:editId="0499F41A">
            <wp:extent cx="4044950" cy="2971800"/>
            <wp:effectExtent l="0" t="0" r="6350" b="0"/>
            <wp:docPr id="59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32284" t="37370" r="23206" b="5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712" cy="2998809"/>
                    </a:xfrm>
                    <a:prstGeom prst="rect">
                      <a:avLst/>
                    </a:prstGeom>
                    <a:noFill/>
                    <a:ln w="1">
                      <a:noFill/>
                      <a:miter lim="800000"/>
                      <a:headEnd/>
                      <a:tailEnd type="none" w="med" len="med"/>
                    </a:ln>
                    <a:effectLst/>
                  </pic:spPr>
                </pic:pic>
              </a:graphicData>
            </a:graphic>
          </wp:inline>
        </w:drawing>
      </w:r>
      <w:ins w:id="51" w:author="เฉลิมพล ปรีดารัตน์" w:date="2023-03-14T14:16:00Z">
        <w:r w:rsidRPr="008C2591">
          <w:rPr>
            <w:noProof/>
          </w:rPr>
          <w:t xml:space="preserve"> </w:t>
        </w:r>
      </w:ins>
    </w:p>
    <w:p w14:paraId="695565CC" w14:textId="0FB0785C" w:rsidR="000D2A3E" w:rsidRDefault="000D2A3E">
      <w:pPr>
        <w:rPr>
          <w:rFonts w:ascii="TH SarabunPSK" w:hAnsi="TH SarabunPSK" w:cs="TH SarabunPSK"/>
          <w:b/>
          <w:bCs/>
          <w:sz w:val="28"/>
        </w:rPr>
      </w:pPr>
    </w:p>
    <w:p w14:paraId="0C2F2F89" w14:textId="3568CFC0" w:rsidR="000D2A3E" w:rsidRDefault="004667FF">
      <w:pPr>
        <w:rPr>
          <w:rFonts w:ascii="TH SarabunPSK" w:hAnsi="TH SarabunPSK" w:cs="TH SarabunPSK"/>
          <w:b/>
          <w:bCs/>
          <w:sz w:val="28"/>
        </w:rPr>
      </w:pPr>
      <w:r w:rsidRPr="000D2A3E">
        <w:rPr>
          <w:rFonts w:ascii="TH SarabunPSK" w:hAnsi="TH SarabunPSK" w:cs="TH SarabunPSK" w:hint="cs"/>
          <w:b/>
          <w:bCs/>
          <w:sz w:val="28"/>
          <w:highlight w:val="yellow"/>
          <w:cs/>
        </w:rPr>
        <w:t xml:space="preserve">คำถาม </w:t>
      </w:r>
      <w:r w:rsidRPr="000D2A3E">
        <w:rPr>
          <w:rFonts w:ascii="TH SarabunPSK" w:hAnsi="TH SarabunPSK" w:cs="TH SarabunPSK"/>
          <w:b/>
          <w:bCs/>
          <w:sz w:val="28"/>
          <w:highlight w:val="yellow"/>
        </w:rPr>
        <w:t>:</w:t>
      </w:r>
    </w:p>
    <w:p w14:paraId="093F47E1" w14:textId="7F1050D3" w:rsidR="004667FF" w:rsidRDefault="004667FF">
      <w:pPr>
        <w:rPr>
          <w:rFonts w:ascii="TH SarabunPSK" w:hAnsi="TH SarabunPSK" w:cs="TH SarabunPSK" w:hint="cs"/>
          <w:b/>
          <w:bCs/>
          <w:sz w:val="28"/>
          <w:cs/>
        </w:rPr>
      </w:pPr>
      <w:r w:rsidRPr="004667FF">
        <w:rPr>
          <w:rFonts w:ascii="TH SarabunPSK" w:hAnsi="TH SarabunPSK" w:cs="TH SarabunPSK"/>
          <w:b/>
          <w:bCs/>
          <w:sz w:val="28"/>
        </w:rPr>
        <w:t xml:space="preserve"> </w:t>
      </w:r>
      <w:r w:rsidRPr="004667FF">
        <w:rPr>
          <w:rFonts w:ascii="TH SarabunPSK" w:hAnsi="TH SarabunPSK" w:cs="TH SarabunPSK" w:hint="cs"/>
          <w:b/>
          <w:bCs/>
          <w:sz w:val="28"/>
          <w:cs/>
        </w:rPr>
        <w:t>ค่าอาหารว่างและเครื่องดื่ม คีย์อัตราเอกชน กับราชการ รวมกันไม่ได้</w:t>
      </w:r>
      <w:ins w:id="52" w:author="เฉลิมพล ปรีดารัตน์" w:date="2023-03-14T14:17:00Z">
        <w:r w:rsidR="008C2591">
          <w:rPr>
            <w:rFonts w:ascii="TH SarabunPSK" w:hAnsi="TH SarabunPSK" w:cs="TH SarabunPSK"/>
            <w:b/>
            <w:bCs/>
            <w:sz w:val="28"/>
          </w:rPr>
          <w:t xml:space="preserve"> </w:t>
        </w:r>
        <w:r w:rsidR="008C2591" w:rsidRPr="008C2591">
          <w:rPr>
            <w:rFonts w:ascii="TH SarabunPSK" w:hAnsi="TH SarabunPSK" w:cs="TH SarabunPSK" w:hint="cs"/>
            <w:b/>
            <w:bCs/>
            <w:sz w:val="28"/>
            <w:highlight w:val="green"/>
            <w:cs/>
            <w:rPrChange w:id="53" w:author="เฉลิมพล ปรีดารัตน์" w:date="2023-03-14T14:17:00Z">
              <w:rPr>
                <w:rFonts w:ascii="TH SarabunPSK" w:hAnsi="TH SarabunPSK" w:cs="TH SarabunPSK" w:hint="cs"/>
                <w:b/>
                <w:bCs/>
                <w:sz w:val="28"/>
                <w:cs/>
              </w:rPr>
            </w:rPrChange>
          </w:rPr>
          <w:t>ตอบ รวมกันไม่ได้</w:t>
        </w:r>
      </w:ins>
    </w:p>
    <w:p w14:paraId="5BB5438D" w14:textId="20149D07" w:rsidR="000D2A3E" w:rsidRDefault="000D2A3E">
      <w:pPr>
        <w:rPr>
          <w:rFonts w:ascii="TH SarabunPSK" w:hAnsi="TH SarabunPSK" w:cs="TH SarabunPSK" w:hint="cs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4667FF">
        <w:rPr>
          <w:rFonts w:ascii="TH SarabunPSK" w:hAnsi="TH SarabunPSK" w:cs="TH SarabunPSK" w:hint="cs"/>
          <w:b/>
          <w:bCs/>
          <w:sz w:val="28"/>
          <w:cs/>
        </w:rPr>
        <w:t>กรณีที่มีการเดินทางไปราชการและอบรม</w:t>
      </w:r>
      <w:r>
        <w:rPr>
          <w:rFonts w:ascii="TH SarabunPSK" w:hAnsi="TH SarabunPSK" w:cs="TH SarabunPSK" w:hint="cs"/>
          <w:b/>
          <w:bCs/>
          <w:sz w:val="28"/>
          <w:cs/>
        </w:rPr>
        <w:t>ในบันทึกเดียวกัน</w:t>
      </w:r>
      <w:r w:rsidR="004667FF">
        <w:rPr>
          <w:rFonts w:ascii="TH SarabunPSK" w:hAnsi="TH SarabunPSK" w:cs="TH SarabunPSK" w:hint="cs"/>
          <w:b/>
          <w:bCs/>
          <w:sz w:val="28"/>
          <w:cs/>
        </w:rPr>
        <w:t xml:space="preserve"> จะคีย์ให้ระบบรว</w:t>
      </w:r>
      <w:r>
        <w:rPr>
          <w:rFonts w:ascii="TH SarabunPSK" w:hAnsi="TH SarabunPSK" w:cs="TH SarabunPSK" w:hint="cs"/>
          <w:b/>
          <w:bCs/>
          <w:sz w:val="28"/>
          <w:cs/>
        </w:rPr>
        <w:t>มกันได้หรือไม่</w:t>
      </w:r>
      <w:ins w:id="54" w:author="เฉลิมพล ปรีดารัตน์" w:date="2023-03-14T14:17:00Z"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="008C2591" w:rsidRPr="008C2591">
          <w:rPr>
            <w:rFonts w:ascii="TH SarabunPSK" w:hAnsi="TH SarabunPSK" w:cs="TH SarabunPSK" w:hint="cs"/>
            <w:b/>
            <w:bCs/>
            <w:sz w:val="28"/>
            <w:highlight w:val="green"/>
            <w:cs/>
            <w:rPrChange w:id="55" w:author="เฉลิมพล ปรีดารัตน์" w:date="2023-03-14T14:17:00Z">
              <w:rPr>
                <w:rFonts w:ascii="TH SarabunPSK" w:hAnsi="TH SarabunPSK" w:cs="TH SarabunPSK" w:hint="cs"/>
                <w:b/>
                <w:bCs/>
                <w:sz w:val="28"/>
                <w:cs/>
              </w:rPr>
            </w:rPrChange>
          </w:rPr>
          <w:t>ตอบ</w:t>
        </w:r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="008C2591" w:rsidRPr="008C2591">
          <w:rPr>
            <w:rFonts w:ascii="TH SarabunPSK" w:hAnsi="TH SarabunPSK" w:cs="TH SarabunPSK" w:hint="cs"/>
            <w:b/>
            <w:bCs/>
            <w:sz w:val="28"/>
            <w:highlight w:val="green"/>
            <w:cs/>
            <w:rPrChange w:id="56" w:author="เฉลิมพล ปรีดารัตน์" w:date="2023-03-14T14:17:00Z">
              <w:rPr>
                <w:rFonts w:ascii="TH SarabunPSK" w:hAnsi="TH SarabunPSK" w:cs="TH SarabunPSK" w:hint="cs"/>
                <w:b/>
                <w:bCs/>
                <w:sz w:val="28"/>
                <w:cs/>
              </w:rPr>
            </w:rPrChange>
          </w:rPr>
          <w:t>ทำระบบให้ใหม่แล้ว</w:t>
        </w:r>
      </w:ins>
    </w:p>
    <w:p w14:paraId="7D3B3B5E" w14:textId="0D4975FF" w:rsidR="008C2591" w:rsidRDefault="008C2591" w:rsidP="008C2591">
      <w:pPr>
        <w:rPr>
          <w:ins w:id="57" w:author="เฉลิมพล ปรีดารัตน์" w:date="2023-03-14T14:17:00Z"/>
          <w:rFonts w:ascii="TH SarabunPSK" w:hAnsi="TH SarabunPSK" w:cs="TH SarabunPSK" w:hint="cs"/>
          <w:b/>
          <w:bCs/>
          <w:sz w:val="28"/>
        </w:rPr>
      </w:pPr>
      <w:ins w:id="58" w:author="เฉลิมพล ปรีดารัตน์" w:date="2023-03-14T14:18:00Z">
        <w:r w:rsidRPr="008C2591">
          <w:rPr>
            <w:rFonts w:ascii="TH SarabunPSK" w:hAnsi="TH SarabunPSK" w:cs="TH SarabunPSK"/>
            <w:b/>
            <w:bCs/>
            <w:sz w:val="28"/>
            <w:cs/>
          </w:rPr>
          <w:drawing>
            <wp:anchor distT="0" distB="0" distL="114300" distR="114300" simplePos="0" relativeHeight="251692544" behindDoc="1" locked="0" layoutInCell="1" allowOverlap="1" wp14:anchorId="4D5CEE77" wp14:editId="273D2B1F">
              <wp:simplePos x="0" y="0"/>
              <wp:positionH relativeFrom="column">
                <wp:posOffset>-174675</wp:posOffset>
              </wp:positionH>
              <wp:positionV relativeFrom="paragraph">
                <wp:posOffset>845820</wp:posOffset>
              </wp:positionV>
              <wp:extent cx="2239645" cy="2124075"/>
              <wp:effectExtent l="0" t="0" r="0" b="0"/>
              <wp:wrapTight wrapText="bothSides">
                <wp:wrapPolygon edited="0">
                  <wp:start x="0" y="0"/>
                  <wp:lineTo x="0" y="21439"/>
                  <wp:lineTo x="21435" y="21439"/>
                  <wp:lineTo x="21435" y="0"/>
                  <wp:lineTo x="0" y="0"/>
                </wp:wrapPolygon>
              </wp:wrapTight>
              <wp:docPr id="84" name="Picture 84" descr="Graphical user interface, text, applicatio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" name="Picture 84" descr="Graphical user interface, text, application&#10;&#10;Description automatically generated"/>
                      <pic:cNvPicPr/>
                    </pic:nvPicPr>
                    <pic:blipFill>
                      <a:blip r:embed="rId2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9645" cy="21240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r w:rsidR="000D2A3E">
        <w:rPr>
          <w:rFonts w:ascii="TH SarabunPSK" w:hAnsi="TH SarabunPSK" w:cs="TH SarabunPSK" w:hint="cs"/>
          <w:b/>
          <w:bCs/>
          <w:sz w:val="28"/>
          <w:cs/>
        </w:rPr>
        <w:t>-กรณีที่มีการเดินทางไปจัดอบรม จะต้องมีการเดินทางล่วงหน้าโดยมีค่าเบี้ยเลี้ยงเกิดขึ้น ซึ่งอยู่ในประเภทรายจ่ายเดินทาง ถ้าระบบรวม หม</w:t>
      </w:r>
      <w:r w:rsidR="008B003B">
        <w:rPr>
          <w:rFonts w:ascii="TH SarabunPSK" w:hAnsi="TH SarabunPSK" w:cs="TH SarabunPSK" w:hint="cs"/>
          <w:b/>
          <w:bCs/>
          <w:sz w:val="28"/>
          <w:cs/>
        </w:rPr>
        <w:t>ว</w:t>
      </w:r>
      <w:r w:rsidR="000D2A3E">
        <w:rPr>
          <w:rFonts w:ascii="TH SarabunPSK" w:hAnsi="TH SarabunPSK" w:cs="TH SarabunPSK" w:hint="cs"/>
          <w:b/>
          <w:bCs/>
          <w:sz w:val="28"/>
          <w:cs/>
        </w:rPr>
        <w:t>ด จัดอบรม กับเดินทางไม่ได้ ขอเพิ่มรายการค่าเบี้ยเลี้ยงในระเภทรายจ่ายฝึกอบรม/จัดงาน</w:t>
      </w:r>
      <w:ins w:id="59" w:author="เฉลิมพล ปรีดารัตน์" w:date="2023-03-14T14:17:00Z">
        <w:r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Pr="00101F1F">
          <w:rPr>
            <w:rFonts w:ascii="TH SarabunPSK" w:hAnsi="TH SarabunPSK" w:cs="TH SarabunPSK" w:hint="cs"/>
            <w:b/>
            <w:bCs/>
            <w:sz w:val="28"/>
            <w:highlight w:val="green"/>
            <w:cs/>
          </w:rPr>
          <w:t>ตอบ</w:t>
        </w:r>
        <w:r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Pr="00101F1F">
          <w:rPr>
            <w:rFonts w:ascii="TH SarabunPSK" w:hAnsi="TH SarabunPSK" w:cs="TH SarabunPSK" w:hint="cs"/>
            <w:b/>
            <w:bCs/>
            <w:sz w:val="28"/>
            <w:highlight w:val="green"/>
            <w:cs/>
          </w:rPr>
          <w:t>ทำระบบให้ใหม่แล้ว</w:t>
        </w:r>
      </w:ins>
    </w:p>
    <w:p w14:paraId="0D567715" w14:textId="1C4B1775" w:rsidR="008C2591" w:rsidRDefault="00C93ABE" w:rsidP="008C2591">
      <w:pPr>
        <w:rPr>
          <w:ins w:id="60" w:author="เฉลิมพล ปรีดารัตน์" w:date="2023-03-14T14:20:00Z"/>
          <w:rFonts w:ascii="TH SarabunPSK" w:hAnsi="TH SarabunPSK" w:cs="TH SarabunPSK"/>
          <w:b/>
          <w:bCs/>
          <w:sz w:val="28"/>
        </w:rPr>
      </w:pPr>
      <w:ins w:id="61" w:author="เฉลิมพล ปรีดารัตน์" w:date="2023-03-14T14:50:00Z">
        <w:r w:rsidRPr="00C93ABE">
          <w:rPr>
            <w:rFonts w:ascii="TH SarabunPSK" w:hAnsi="TH SarabunPSK" w:cs="TH SarabunPSK"/>
            <w:b/>
            <w:bCs/>
            <w:sz w:val="28"/>
          </w:rPr>
          <w:drawing>
            <wp:anchor distT="0" distB="0" distL="114300" distR="114300" simplePos="0" relativeHeight="251693568" behindDoc="0" locked="0" layoutInCell="1" allowOverlap="1" wp14:anchorId="26080406" wp14:editId="1E867103">
              <wp:simplePos x="0" y="0"/>
              <wp:positionH relativeFrom="column">
                <wp:posOffset>3771900</wp:posOffset>
              </wp:positionH>
              <wp:positionV relativeFrom="paragraph">
                <wp:posOffset>496570</wp:posOffset>
              </wp:positionV>
              <wp:extent cx="2068830" cy="271780"/>
              <wp:effectExtent l="0" t="0" r="1270" b="0"/>
              <wp:wrapSquare wrapText="bothSides"/>
              <wp:docPr id="85" name="Picture 85" descr="A picture containing 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" name="Picture 85" descr="A picture containing text&#10;&#10;Description automatically generated"/>
                      <pic:cNvPicPr/>
                    </pic:nvPicPr>
                    <pic:blipFill>
                      <a:blip r:embed="rId2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68830" cy="2717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62" w:author="เฉลิมพล ปรีดารัตน์" w:date="2023-03-14T14:51:00Z">
        <w:r w:rsidRPr="00C93ABE">
          <w:rPr>
            <w:rFonts w:ascii="TH SarabunPSK" w:hAnsi="TH SarabunPSK" w:cs="TH SarabunPSK"/>
            <w:b/>
            <w:bCs/>
            <w:sz w:val="28"/>
          </w:rPr>
          <w:drawing>
            <wp:anchor distT="0" distB="0" distL="114300" distR="114300" simplePos="0" relativeHeight="251694592" behindDoc="0" locked="0" layoutInCell="1" allowOverlap="1" wp14:anchorId="04510F58" wp14:editId="0E8ED47B">
              <wp:simplePos x="0" y="0"/>
              <wp:positionH relativeFrom="column">
                <wp:posOffset>3524885</wp:posOffset>
              </wp:positionH>
              <wp:positionV relativeFrom="paragraph">
                <wp:posOffset>803275</wp:posOffset>
              </wp:positionV>
              <wp:extent cx="2256155" cy="662305"/>
              <wp:effectExtent l="0" t="0" r="4445" b="0"/>
              <wp:wrapSquare wrapText="bothSides"/>
              <wp:docPr id="86" name="Picture 86" descr="Graphical user interface, text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6" name="Picture 86" descr="Graphical user interface, text&#10;&#10;Description automatically generated with medium confidence"/>
                      <pic:cNvPicPr/>
                    </pic:nvPicPr>
                    <pic:blipFill>
                      <a:blip r:embed="rId2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6155" cy="6623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  <w:ins w:id="63" w:author="เฉลิมพล ปรีดารัตน์" w:date="2023-03-14T14:19:00Z"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="008C2591" w:rsidRPr="008C2591">
          <w:rPr>
            <w:rFonts w:ascii="TH SarabunPSK" w:hAnsi="TH SarabunPSK" w:cs="TH SarabunPSK" w:hint="cs"/>
            <w:b/>
            <w:bCs/>
            <w:sz w:val="28"/>
            <w:highlight w:val="green"/>
            <w:cs/>
            <w:rPrChange w:id="64" w:author="เฉลิมพล ปรีดารัตน์" w:date="2023-03-14T14:20:00Z">
              <w:rPr>
                <w:rFonts w:ascii="TH SarabunPSK" w:hAnsi="TH SarabunPSK" w:cs="TH SarabunPSK" w:hint="cs"/>
                <w:b/>
                <w:bCs/>
                <w:sz w:val="28"/>
                <w:cs/>
              </w:rPr>
            </w:rPrChange>
          </w:rPr>
          <w:t>ลด</w:t>
        </w:r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="008C2591" w:rsidRPr="008C2591">
          <w:rPr>
            <w:rFonts w:ascii="TH SarabunPSK" w:hAnsi="TH SarabunPSK" w:cs="TH SarabunPSK"/>
            <w:b/>
            <w:bCs/>
            <w:sz w:val="28"/>
            <w:cs/>
          </w:rPr>
          <w:t>ฝึกอบรม/จัดงาน</w:t>
        </w:r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>เอกชน</w:t>
        </w:r>
      </w:ins>
      <w:ins w:id="65" w:author="เฉลิมพล ปรีดารัตน์" w:date="2023-03-14T14:20:00Z">
        <w:r w:rsidR="008C2591">
          <w:rPr>
            <w:rFonts w:ascii="TH SarabunPSK" w:hAnsi="TH SarabunPSK" w:cs="TH SarabunPSK"/>
            <w:b/>
            <w:bCs/>
            <w:sz w:val="28"/>
          </w:rPr>
          <w:t>/</w:t>
        </w:r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>ราชการ</w:t>
        </w:r>
      </w:ins>
      <w:ins w:id="66" w:author="เฉลิมพล ปรีดารัตน์" w:date="2023-03-14T14:19:00Z"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="008C2591" w:rsidRPr="008C2591">
          <w:rPr>
            <w:rFonts w:ascii="TH SarabunPSK" w:hAnsi="TH SarabunPSK" w:cs="TH SarabunPSK" w:hint="cs"/>
            <w:b/>
            <w:bCs/>
            <w:sz w:val="28"/>
            <w:highlight w:val="green"/>
            <w:cs/>
            <w:rPrChange w:id="67" w:author="เฉลิมพล ปรีดารัตน์" w:date="2023-03-14T14:20:00Z">
              <w:rPr>
                <w:rFonts w:ascii="TH SarabunPSK" w:hAnsi="TH SarabunPSK" w:cs="TH SarabunPSK" w:hint="cs"/>
                <w:b/>
                <w:bCs/>
                <w:sz w:val="28"/>
                <w:cs/>
              </w:rPr>
            </w:rPrChange>
          </w:rPr>
          <w:t>เหลือ</w:t>
        </w:r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</w:t>
        </w:r>
        <w:r w:rsidR="008C2591" w:rsidRPr="008C2591">
          <w:rPr>
            <w:rFonts w:ascii="TH SarabunPSK" w:hAnsi="TH SarabunPSK" w:cs="TH SarabunPSK"/>
            <w:b/>
            <w:bCs/>
            <w:sz w:val="28"/>
            <w:cs/>
            <w:rPrChange w:id="68" w:author="เฉลิมพล ปรีดารัตน์" w:date="2023-03-14T14:19:00Z">
              <w:rPr>
                <w:rFonts w:ascii="Calibri" w:eastAsia="Times New Roman" w:hAnsi="Calibri" w:cs="Angsana New"/>
                <w:color w:val="000000"/>
                <w:sz w:val="24"/>
                <w:szCs w:val="24"/>
                <w:cs/>
                <w:lang w:val="en-TH"/>
              </w:rPr>
            </w:rPrChange>
          </w:rPr>
          <w:t>ฝึกอบรม/จัดงาน</w:t>
        </w:r>
      </w:ins>
      <w:ins w:id="69" w:author="เฉลิมพล ปรีดารัตน์" w:date="2023-03-14T14:20:00Z">
        <w:r w:rsidR="008C2591">
          <w:rPr>
            <w:rFonts w:ascii="TH SarabunPSK" w:hAnsi="TH SarabunPSK" w:cs="TH SarabunPSK" w:hint="cs"/>
            <w:b/>
            <w:bCs/>
            <w:sz w:val="28"/>
            <w:cs/>
          </w:rPr>
          <w:t xml:space="preserve"> โดยมีคำอธิบายอัตราค่าอาหาร และเพิ่มตัวเลือกสำหรับ </w:t>
        </w:r>
        <w:r w:rsidR="008C2591" w:rsidRPr="008C2591">
          <w:rPr>
            <w:rFonts w:ascii="TH SarabunPSK" w:hAnsi="TH SarabunPSK" w:cs="TH SarabunPSK"/>
            <w:b/>
            <w:bCs/>
            <w:sz w:val="28"/>
            <w:cs/>
          </w:rPr>
          <w:t>ค่าอาหารว่างและเครื่องดื่ม</w:t>
        </w:r>
      </w:ins>
    </w:p>
    <w:p w14:paraId="53ED56A2" w14:textId="46D97CDF" w:rsidR="000D2A3E" w:rsidDel="008C2591" w:rsidRDefault="008C2591">
      <w:pPr>
        <w:rPr>
          <w:del w:id="70" w:author="เฉลิมพล ปรีดารัตน์" w:date="2023-03-14T14:21:00Z"/>
          <w:rFonts w:ascii="TH SarabunPSK" w:hAnsi="TH SarabunPSK" w:cs="TH SarabunPSK" w:hint="cs"/>
          <w:b/>
          <w:bCs/>
          <w:sz w:val="28"/>
        </w:rPr>
      </w:pPr>
      <w:ins w:id="71" w:author="เฉลิมพล ปรีดารัตน์" w:date="2023-03-14T14:19:00Z">
        <w:r w:rsidRPr="008C2591">
          <w:rPr>
            <w:rFonts w:ascii="TH SarabunPSK" w:hAnsi="TH SarabunPSK" w:cs="TH SarabunPSK" w:hint="cs"/>
            <w:b/>
            <w:bCs/>
            <w:sz w:val="28"/>
            <w:highlight w:val="green"/>
            <w:cs/>
            <w:rPrChange w:id="72" w:author="เฉลิมพล ปรีดารัตน์" w:date="2023-03-14T14:19:00Z">
              <w:rPr>
                <w:rFonts w:ascii="Calibri" w:eastAsia="Times New Roman" w:hAnsi="Calibri" w:cs="Angsana New" w:hint="cs"/>
                <w:color w:val="000000"/>
                <w:sz w:val="24"/>
                <w:szCs w:val="24"/>
                <w:cs/>
                <w:lang w:val="en-TH"/>
              </w:rPr>
            </w:rPrChange>
          </w:rPr>
          <w:t>เพิ่ม</w:t>
        </w:r>
        <w:r w:rsidRPr="008C2591">
          <w:rPr>
            <w:rFonts w:ascii="TH SarabunPSK" w:hAnsi="TH SarabunPSK" w:cs="TH SarabunPSK" w:hint="cs"/>
            <w:b/>
            <w:bCs/>
            <w:sz w:val="28"/>
            <w:cs/>
            <w:rPrChange w:id="73" w:author="เฉลิมพล ปรีดารัตน์" w:date="2023-03-14T14:19:00Z">
              <w:rPr>
                <w:rFonts w:ascii="Calibri" w:eastAsia="Times New Roman" w:hAnsi="Calibri" w:cs="Angsana New" w:hint="cs"/>
                <w:color w:val="000000"/>
                <w:sz w:val="24"/>
                <w:szCs w:val="24"/>
                <w:cs/>
                <w:lang w:val="en-TH"/>
              </w:rPr>
            </w:rPrChange>
          </w:rPr>
          <w:t xml:space="preserve"> </w:t>
        </w:r>
        <w:r w:rsidRPr="008C2591">
          <w:rPr>
            <w:rFonts w:ascii="TH SarabunPSK" w:hAnsi="TH SarabunPSK" w:cs="TH SarabunPSK"/>
            <w:b/>
            <w:bCs/>
            <w:sz w:val="28"/>
            <w:cs/>
            <w:rPrChange w:id="74" w:author="เฉลิมพล ปรีดารัตน์" w:date="2023-03-14T14:19:00Z">
              <w:rPr>
                <w:rFonts w:ascii="Calibri" w:eastAsia="Times New Roman" w:hAnsi="Calibri" w:cs="Angsana New"/>
                <w:color w:val="000000"/>
                <w:sz w:val="24"/>
                <w:szCs w:val="24"/>
                <w:cs/>
                <w:lang w:val="en-TH"/>
              </w:rPr>
            </w:rPrChange>
          </w:rPr>
          <w:t>เดินทางไปราชการและจัดอบรม</w:t>
        </w:r>
      </w:ins>
    </w:p>
    <w:p w14:paraId="53215998" w14:textId="086952D5" w:rsidR="006C6C5D" w:rsidDel="008C2591" w:rsidRDefault="006C6C5D">
      <w:pPr>
        <w:rPr>
          <w:del w:id="75" w:author="เฉลิมพล ปรีดารัตน์" w:date="2023-03-14T14:21:00Z"/>
          <w:rFonts w:ascii="TH SarabunPSK" w:hAnsi="TH SarabunPSK" w:cs="TH SarabunPSK"/>
          <w:b/>
          <w:bCs/>
          <w:sz w:val="28"/>
        </w:rPr>
      </w:pPr>
    </w:p>
    <w:p w14:paraId="417706C4" w14:textId="77777777" w:rsidR="006C6C5D" w:rsidRPr="008C2591" w:rsidRDefault="006C6C5D">
      <w:pPr>
        <w:rPr>
          <w:rFonts w:ascii="TH SarabunPSK" w:hAnsi="TH SarabunPSK" w:cs="TH SarabunPSK"/>
          <w:b/>
          <w:bCs/>
          <w:sz w:val="28"/>
        </w:rPr>
      </w:pPr>
    </w:p>
    <w:p w14:paraId="0E4B7249" w14:textId="64C5CC6D" w:rsidR="006C6C5D" w:rsidDel="008C2591" w:rsidRDefault="006C6C5D">
      <w:pPr>
        <w:rPr>
          <w:del w:id="76" w:author="เฉลิมพล ปรีดารัตน์" w:date="2023-03-14T14:21:00Z"/>
          <w:rFonts w:ascii="TH SarabunPSK" w:hAnsi="TH SarabunPSK" w:cs="TH SarabunPSK"/>
          <w:b/>
          <w:bCs/>
          <w:sz w:val="28"/>
        </w:rPr>
      </w:pPr>
    </w:p>
    <w:p w14:paraId="7F6C0F44" w14:textId="5259AB8F" w:rsidR="006C6C5D" w:rsidDel="008C2591" w:rsidRDefault="006C6C5D">
      <w:pPr>
        <w:rPr>
          <w:del w:id="77" w:author="เฉลิมพล ปรีดารัตน์" w:date="2023-03-14T14:21:00Z"/>
          <w:rFonts w:ascii="TH SarabunPSK" w:hAnsi="TH SarabunPSK" w:cs="TH SarabunPSK"/>
          <w:b/>
          <w:bCs/>
          <w:sz w:val="28"/>
        </w:rPr>
      </w:pPr>
    </w:p>
    <w:p w14:paraId="6F929F1C" w14:textId="70B78028" w:rsidR="00BC3481" w:rsidDel="008C2591" w:rsidRDefault="00BC3481">
      <w:pPr>
        <w:rPr>
          <w:del w:id="78" w:author="เฉลิมพล ปรีดารัตน์" w:date="2023-03-14T14:21:00Z"/>
          <w:rFonts w:ascii="TH SarabunPSK" w:hAnsi="TH SarabunPSK" w:cs="TH SarabunPSK"/>
          <w:b/>
          <w:bCs/>
          <w:sz w:val="28"/>
        </w:rPr>
      </w:pPr>
    </w:p>
    <w:p w14:paraId="66EED54E" w14:textId="54FCCC3F" w:rsidR="00BC3481" w:rsidDel="008C2591" w:rsidRDefault="00BC3481">
      <w:pPr>
        <w:rPr>
          <w:del w:id="79" w:author="เฉลิมพล ปรีดารัตน์" w:date="2023-03-14T14:21:00Z"/>
          <w:rFonts w:ascii="TH SarabunPSK" w:hAnsi="TH SarabunPSK" w:cs="TH SarabunPSK"/>
          <w:b/>
          <w:bCs/>
          <w:sz w:val="28"/>
        </w:rPr>
      </w:pPr>
    </w:p>
    <w:p w14:paraId="7379ECF8" w14:textId="77777777" w:rsidR="00BC3481" w:rsidRPr="00EB6001" w:rsidRDefault="00617BAD">
      <w:pPr>
        <w:rPr>
          <w:rFonts w:ascii="TH SarabunPSK" w:hAnsi="TH SarabunPSK" w:cs="TH SarabunPSK"/>
          <w:b/>
          <w:b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2E47FA6" wp14:editId="3301D102">
                <wp:simplePos x="0" y="0"/>
                <wp:positionH relativeFrom="column">
                  <wp:posOffset>4382135</wp:posOffset>
                </wp:positionH>
                <wp:positionV relativeFrom="paragraph">
                  <wp:posOffset>400685</wp:posOffset>
                </wp:positionV>
                <wp:extent cx="1920875" cy="673735"/>
                <wp:effectExtent l="0" t="0" r="0" b="0"/>
                <wp:wrapNone/>
                <wp:docPr id="4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0875" cy="673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7A0A5" w14:textId="77777777" w:rsidR="00BC3481" w:rsidRDefault="00BC3481">
                            <w:pPr>
                              <w:rPr>
                                <w:cs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ขอปรับแก้ชื่อ</w:t>
                            </w:r>
                            <w:r w:rsidR="00EB6001"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คณะอนุกรรมการ(กองทุนหมุนเวียน)</w:t>
                            </w:r>
                          </w:p>
                          <w:p w14:paraId="739ABFB1" w14:textId="77777777" w:rsidR="00BC3481" w:rsidRDefault="00BC3481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65" o:spid="_x0000_s1041" style="position:absolute;margin-left:345.05pt;margin-top:31.55pt;width:151.25pt;height:53.0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">
                <v:path arrowok="t"/>
                <v:textbox>
                  <w:txbxContent>
                    <w:p w14:paraId="0927F44F" w14:textId="604CC415" w:rsidR="00BC3481" w:rsidRDefault="00BC3481">
                      <w:pPr>
                        <w:rPr>
                          <w:cs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>ขอปรับแก้ชื่อ</w:t>
                      </w:r>
                      <w:r w:rsidR="00EB6001" w:rsidRPr="00D85637">
                        <w:rPr>
                          <w:rFonts w:hint="cs"/>
                          <w:highlight w:val="green"/>
                          <w:cs/>
                        </w:rPr>
                        <w:t>คณะอนุกรรมการ(กองทุนหมุนเวียน)</w:t>
                      </w:r>
                    </w:p>
                    <w:p w14:paraId="6DD0232A" w14:textId="77777777" w:rsidR="00BC3481" w:rsidRDefault="00BC3481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7BBFB10" wp14:editId="319B7DA3">
                <wp:simplePos x="0" y="0"/>
                <wp:positionH relativeFrom="column">
                  <wp:posOffset>4523740</wp:posOffset>
                </wp:positionH>
                <wp:positionV relativeFrom="paragraph">
                  <wp:posOffset>1680845</wp:posOffset>
                </wp:positionV>
                <wp:extent cx="1395095" cy="350520"/>
                <wp:effectExtent l="0" t="0" r="1905" b="5080"/>
                <wp:wrapNone/>
                <wp:docPr id="4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509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FA2198" w14:textId="77777777" w:rsidR="00BC3481" w:rsidRDefault="00BC348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รองประธานอนุกรรมการ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67" o:spid="_x0000_s1042" style="position:absolute;margin-left:356.2pt;margin-top:132.35pt;width:109.85pt;height:27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">
                <v:path arrowok="t"/>
                <v:textbox>
                  <w:txbxContent>
                    <w:p w14:paraId="1DF9818C" w14:textId="23FE90BD" w:rsidR="00BC3481" w:rsidRDefault="00BC348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รองประธานอนุกรรมการ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52FB47A" wp14:editId="022B7322">
                <wp:simplePos x="0" y="0"/>
                <wp:positionH relativeFrom="column">
                  <wp:posOffset>4006850</wp:posOffset>
                </wp:positionH>
                <wp:positionV relativeFrom="paragraph">
                  <wp:posOffset>3404870</wp:posOffset>
                </wp:positionV>
                <wp:extent cx="474980" cy="90805"/>
                <wp:effectExtent l="0" t="12700" r="7620" b="10795"/>
                <wp:wrapNone/>
                <wp:docPr id="40" name="Auto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4980" cy="90805"/>
                        </a:xfrm>
                        <a:prstGeom prst="rightArrow">
                          <a:avLst>
                            <a:gd name="adj1" fmla="val 50000"/>
                            <a:gd name="adj2" fmla="val 1307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9F478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74" o:spid="_x0000_s1026" type="#_x0000_t13" style="position:absolute;margin-left:315.5pt;margin-top:268.1pt;width:37.4pt;height:7.1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57EC856A" wp14:editId="27C717D7">
                <wp:simplePos x="0" y="0"/>
                <wp:positionH relativeFrom="column">
                  <wp:posOffset>3996055</wp:posOffset>
                </wp:positionH>
                <wp:positionV relativeFrom="paragraph">
                  <wp:posOffset>2793365</wp:posOffset>
                </wp:positionV>
                <wp:extent cx="474980" cy="90805"/>
                <wp:effectExtent l="0" t="12700" r="7620" b="10795"/>
                <wp:wrapNone/>
                <wp:docPr id="38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4980" cy="90805"/>
                        </a:xfrm>
                        <a:prstGeom prst="rightArrow">
                          <a:avLst>
                            <a:gd name="adj1" fmla="val 50000"/>
                            <a:gd name="adj2" fmla="val 1307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DC1ED0" id="AutoShape 73" o:spid="_x0000_s1026" type="#_x0000_t13" style="position:absolute;margin-left:314.65pt;margin-top:219.95pt;width:37.4pt;height:7.1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BEA65E7" wp14:editId="0A541DBF">
                <wp:simplePos x="0" y="0"/>
                <wp:positionH relativeFrom="column">
                  <wp:posOffset>3990340</wp:posOffset>
                </wp:positionH>
                <wp:positionV relativeFrom="paragraph">
                  <wp:posOffset>2294890</wp:posOffset>
                </wp:positionV>
                <wp:extent cx="474980" cy="90805"/>
                <wp:effectExtent l="0" t="12700" r="7620" b="10795"/>
                <wp:wrapNone/>
                <wp:docPr id="37" name="Auto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4980" cy="90805"/>
                        </a:xfrm>
                        <a:prstGeom prst="rightArrow">
                          <a:avLst>
                            <a:gd name="adj1" fmla="val 50000"/>
                            <a:gd name="adj2" fmla="val 1307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86CC9" id="AutoShape 72" o:spid="_x0000_s1026" type="#_x0000_t13" style="position:absolute;margin-left:314.2pt;margin-top:180.7pt;width:37.4pt;height:7.1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5805DF28" wp14:editId="744EF944">
                <wp:simplePos x="0" y="0"/>
                <wp:positionH relativeFrom="column">
                  <wp:posOffset>4025900</wp:posOffset>
                </wp:positionH>
                <wp:positionV relativeFrom="paragraph">
                  <wp:posOffset>1760855</wp:posOffset>
                </wp:positionV>
                <wp:extent cx="474980" cy="90805"/>
                <wp:effectExtent l="0" t="12700" r="7620" b="10795"/>
                <wp:wrapNone/>
                <wp:docPr id="36" name="Auto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4980" cy="90805"/>
                        </a:xfrm>
                        <a:prstGeom prst="rightArrow">
                          <a:avLst>
                            <a:gd name="adj1" fmla="val 50000"/>
                            <a:gd name="adj2" fmla="val 1307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82AA2" id="AutoShape 71" o:spid="_x0000_s1026" type="#_x0000_t13" style="position:absolute;margin-left:317pt;margin-top:138.65pt;width:37.4pt;height:7.1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4BD8996" wp14:editId="4653F7EA">
                <wp:simplePos x="0" y="0"/>
                <wp:positionH relativeFrom="column">
                  <wp:posOffset>4500880</wp:posOffset>
                </wp:positionH>
                <wp:positionV relativeFrom="paragraph">
                  <wp:posOffset>3271520</wp:posOffset>
                </wp:positionV>
                <wp:extent cx="1906905" cy="385445"/>
                <wp:effectExtent l="0" t="0" r="0" b="0"/>
                <wp:wrapNone/>
                <wp:docPr id="3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6905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2BA8A" w14:textId="77777777" w:rsidR="00BC3481" w:rsidRDefault="00BC348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อนุกรรมการและผู้ช่วยเลขานุการ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70" o:spid="_x0000_s1043" style="position:absolute;margin-left:354.4pt;margin-top:257.6pt;width:150.15pt;height:30.3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">
                <v:path arrowok="t"/>
                <v:textbox>
                  <w:txbxContent>
                    <w:p w14:paraId="0D52F344" w14:textId="4A1EDBE0" w:rsidR="00BC3481" w:rsidRDefault="00BC348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อนุกรรมการและผู้ช่วยเลขานุการ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E5A9D3C" wp14:editId="154EB661">
                <wp:simplePos x="0" y="0"/>
                <wp:positionH relativeFrom="column">
                  <wp:posOffset>4494530</wp:posOffset>
                </wp:positionH>
                <wp:positionV relativeFrom="paragraph">
                  <wp:posOffset>2677795</wp:posOffset>
                </wp:positionV>
                <wp:extent cx="1572895" cy="379730"/>
                <wp:effectExtent l="0" t="0" r="1905" b="1270"/>
                <wp:wrapNone/>
                <wp:docPr id="33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2895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D46B4" w14:textId="77777777" w:rsidR="00BC3481" w:rsidRDefault="00BC348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อนุกรรมการและเลขานุการ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69" o:spid="_x0000_s1044" style="position:absolute;margin-left:353.9pt;margin-top:210.85pt;width:123.85pt;height:29.9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">
                <v:path arrowok="t"/>
                <v:textbox>
                  <w:txbxContent>
                    <w:p w14:paraId="32962D41" w14:textId="3CD018EF" w:rsidR="00BC3481" w:rsidRDefault="00BC348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อนุกรรมการและเลขานุการ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7B767D5" wp14:editId="2216F986">
                <wp:simplePos x="0" y="0"/>
                <wp:positionH relativeFrom="column">
                  <wp:posOffset>4552950</wp:posOffset>
                </wp:positionH>
                <wp:positionV relativeFrom="paragraph">
                  <wp:posOffset>2220595</wp:posOffset>
                </wp:positionV>
                <wp:extent cx="1395095" cy="278765"/>
                <wp:effectExtent l="0" t="0" r="1905" b="635"/>
                <wp:wrapNone/>
                <wp:docPr id="32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509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58EF15" w14:textId="77777777" w:rsidR="00BC3481" w:rsidRDefault="00BC348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อนุกรรมการ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68" o:spid="_x0000_s1045" style="position:absolute;margin-left:358.5pt;margin-top:174.85pt;width:109.85pt;height:21.9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">
                <v:path arrowok="t"/>
                <v:textbox>
                  <w:txbxContent>
                    <w:p w14:paraId="2E07D4C1" w14:textId="7D79C89A" w:rsidR="00BC3481" w:rsidRDefault="00BC348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อนุกรรมการ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66F446C" wp14:editId="55A0CCA8">
                <wp:simplePos x="0" y="0"/>
                <wp:positionH relativeFrom="column">
                  <wp:posOffset>4545965</wp:posOffset>
                </wp:positionH>
                <wp:positionV relativeFrom="paragraph">
                  <wp:posOffset>1162685</wp:posOffset>
                </wp:positionV>
                <wp:extent cx="1181100" cy="278765"/>
                <wp:effectExtent l="0" t="0" r="0" b="635"/>
                <wp:wrapNone/>
                <wp:docPr id="30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110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B5DEB" w14:textId="77777777" w:rsidR="00BC3481" w:rsidRDefault="00BC348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ประธานอนุกรรมการ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66" o:spid="_x0000_s1046" style="position:absolute;margin-left:357.95pt;margin-top:91.55pt;width:93pt;height:21.9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">
                <v:path arrowok="t"/>
                <v:textbox>
                  <w:txbxContent>
                    <w:p w14:paraId="59945496" w14:textId="1F799C98" w:rsidR="00BC3481" w:rsidRDefault="00BC348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ประธานอนุกรรมการ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4D838AD" wp14:editId="4603110D">
                <wp:simplePos x="0" y="0"/>
                <wp:positionH relativeFrom="column">
                  <wp:posOffset>4006850</wp:posOffset>
                </wp:positionH>
                <wp:positionV relativeFrom="paragraph">
                  <wp:posOffset>1262380</wp:posOffset>
                </wp:positionV>
                <wp:extent cx="474980" cy="90805"/>
                <wp:effectExtent l="0" t="12700" r="7620" b="10795"/>
                <wp:wrapNone/>
                <wp:docPr id="29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74980" cy="90805"/>
                        </a:xfrm>
                        <a:prstGeom prst="rightArrow">
                          <a:avLst>
                            <a:gd name="adj1" fmla="val 50000"/>
                            <a:gd name="adj2" fmla="val 13076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65B33" id="AutoShape 63" o:spid="_x0000_s1026" type="#_x0000_t13" style="position:absolute;margin-left:315.5pt;margin-top:99.4pt;width:37.4pt;height:7.1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">
                <v:path arrowok="t"/>
              </v:shape>
            </w:pict>
          </mc:Fallback>
        </mc:AlternateContent>
      </w:r>
      <w:r w:rsidR="00BC3481">
        <w:rPr>
          <w:noProof/>
        </w:rPr>
        <w:drawing>
          <wp:inline distT="0" distB="0" distL="0" distR="0" wp14:anchorId="7EB1EF25" wp14:editId="0B304CF7">
            <wp:extent cx="6162675" cy="3811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26407" t="2" r="-960" b="17990"/>
                    <a:stretch/>
                  </pic:blipFill>
                  <pic:spPr bwMode="auto">
                    <a:xfrm>
                      <a:off x="0" y="0"/>
                      <a:ext cx="6201429" cy="3835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84EBEB" w14:textId="77777777" w:rsidR="00BC3481" w:rsidRDefault="00BC3481">
      <w:pPr>
        <w:rPr>
          <w:rFonts w:ascii="TH SarabunPSK" w:hAnsi="TH SarabunPSK" w:cs="TH SarabunPSK"/>
          <w:b/>
          <w:bCs/>
          <w:sz w:val="28"/>
        </w:rPr>
      </w:pPr>
    </w:p>
    <w:p w14:paraId="315B59BC" w14:textId="77777777" w:rsidR="006C6C5D" w:rsidRDefault="00617BAD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055035" wp14:editId="01E2EF1A">
                <wp:simplePos x="0" y="0"/>
                <wp:positionH relativeFrom="column">
                  <wp:posOffset>1587500</wp:posOffset>
                </wp:positionH>
                <wp:positionV relativeFrom="paragraph">
                  <wp:posOffset>14605</wp:posOffset>
                </wp:positionV>
                <wp:extent cx="2794635" cy="1542415"/>
                <wp:effectExtent l="0" t="0" r="0" b="0"/>
                <wp:wrapNone/>
                <wp:docPr id="28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94635" cy="154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09BDD" w14:textId="77777777" w:rsidR="006C6C5D" w:rsidRPr="00D85637" w:rsidRDefault="006C6C5D" w:rsidP="006C6C5D">
                            <w:pPr>
                              <w:spacing w:after="0"/>
                              <w:rPr>
                                <w:rFonts w:ascii="TH SarabunPSK" w:hAnsi="TH SarabunPSK" w:cs="TH SarabunPSK"/>
                                <w:sz w:val="28"/>
                                <w:highlight w:val="green"/>
                              </w:rPr>
                            </w:pPr>
                            <w:r w:rsidRPr="00D85637">
                              <w:rPr>
                                <w:rFonts w:ascii="TH SarabunPSK" w:hAnsi="TH SarabunPSK" w:cs="TH SarabunPSK" w:hint="cs"/>
                                <w:sz w:val="28"/>
                                <w:highlight w:val="green"/>
                                <w:cs/>
                              </w:rPr>
                              <w:t>คณะอนุกรรมการกองทุนหมุนเวียน</w:t>
                            </w:r>
                          </w:p>
                          <w:p w14:paraId="3C4842B4" w14:textId="77777777" w:rsidR="006C6C5D" w:rsidRPr="00D85637" w:rsidRDefault="006C6C5D" w:rsidP="006C6C5D">
                            <w:pPr>
                              <w:spacing w:after="0"/>
                              <w:rPr>
                                <w:b/>
                                <w:bCs/>
                                <w:highlight w:val="green"/>
                              </w:rPr>
                            </w:pPr>
                            <w:r w:rsidRPr="00D8563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28"/>
                                <w:highlight w:val="green"/>
                                <w:cs/>
                              </w:rPr>
                              <w:t xml:space="preserve">เปลี่ยนค่าตอบแทน เป็นค่าเบี้ยประชุม </w:t>
                            </w:r>
                            <w:r w:rsidR="007D4F89" w:rsidRPr="00D85637">
                              <w:rPr>
                                <w:b/>
                                <w:bCs/>
                                <w:highlight w:val="green"/>
                              </w:rPr>
                              <w:t xml:space="preserve"> </w:t>
                            </w:r>
                          </w:p>
                          <w:p w14:paraId="3B33CFED" w14:textId="77777777" w:rsidR="007D4F89" w:rsidRPr="00D85637" w:rsidRDefault="007D4F89" w:rsidP="006C6C5D">
                            <w:pPr>
                              <w:spacing w:after="0"/>
                              <w:rPr>
                                <w:highlight w:val="green"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 xml:space="preserve">เช่นค่าเบี้ยประชุมประธานอนุกรรมการ </w:t>
                            </w:r>
                          </w:p>
                          <w:p w14:paraId="4DBC9D73" w14:textId="77777777" w:rsidR="007D4F89" w:rsidRPr="00D85637" w:rsidRDefault="007D4F89" w:rsidP="006C6C5D">
                            <w:pPr>
                              <w:spacing w:after="0"/>
                              <w:rPr>
                                <w:highlight w:val="green"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ค่าเบี้ยประชุมรองประธานอนุกรรมการ</w:t>
                            </w:r>
                          </w:p>
                          <w:p w14:paraId="57F12343" w14:textId="77777777" w:rsidR="007D4F89" w:rsidRDefault="007D4F89" w:rsidP="006C6C5D">
                            <w:pPr>
                              <w:spacing w:after="0"/>
                              <w:rPr>
                                <w:cs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ค่าเบี้ยประชุมอนุกรรมการ</w:t>
                            </w:r>
                          </w:p>
                          <w:p w14:paraId="58E29D0D" w14:textId="77777777" w:rsidR="008809E3" w:rsidRDefault="008809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C79849" id="Rectangle 56" o:spid="_x0000_s1047" style="position:absolute;margin-left:125pt;margin-top:1.15pt;width:220.05pt;height:121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">
                <v:path arrowok="t"/>
                <v:textbox>
                  <w:txbxContent>
                    <w:p w14:paraId="4C822C74" w14:textId="77777777" w:rsidR="006C6C5D" w:rsidRPr="00D85637" w:rsidRDefault="006C6C5D" w:rsidP="006C6C5D">
                      <w:pPr>
                        <w:spacing w:after="0"/>
                        <w:rPr>
                          <w:rFonts w:ascii="TH SarabunPSK" w:hAnsi="TH SarabunPSK" w:cs="TH SarabunPSK"/>
                          <w:sz w:val="28"/>
                          <w:highlight w:val="green"/>
                        </w:rPr>
                      </w:pPr>
                      <w:r w:rsidRPr="00D85637">
                        <w:rPr>
                          <w:rFonts w:ascii="TH SarabunPSK" w:hAnsi="TH SarabunPSK" w:cs="TH SarabunPSK" w:hint="cs"/>
                          <w:sz w:val="28"/>
                          <w:highlight w:val="green"/>
                          <w:cs/>
                        </w:rPr>
                        <w:t>คณะอนุกรรมการกองทุนหมุนเวียน</w:t>
                      </w:r>
                    </w:p>
                    <w:p w14:paraId="38F037FB" w14:textId="7290119F" w:rsidR="006C6C5D" w:rsidRPr="00D85637" w:rsidRDefault="006C6C5D" w:rsidP="006C6C5D">
                      <w:pPr>
                        <w:spacing w:after="0"/>
                        <w:rPr>
                          <w:b/>
                          <w:bCs/>
                          <w:highlight w:val="green"/>
                        </w:rPr>
                      </w:pPr>
                      <w:r w:rsidRPr="00D85637">
                        <w:rPr>
                          <w:rFonts w:ascii="TH SarabunPSK" w:hAnsi="TH SarabunPSK" w:cs="TH SarabunPSK" w:hint="cs"/>
                          <w:b/>
                          <w:bCs/>
                          <w:sz w:val="28"/>
                          <w:highlight w:val="green"/>
                          <w:cs/>
                        </w:rPr>
                        <w:t xml:space="preserve">เปลี่ยนค่าตอบแทน เป็นค่าเบี้ยประชุม </w:t>
                      </w:r>
                      <w:r w:rsidR="007D4F89" w:rsidRPr="00D85637">
                        <w:rPr>
                          <w:b/>
                          <w:bCs/>
                          <w:highlight w:val="green"/>
                        </w:rPr>
                        <w:t xml:space="preserve"> </w:t>
                      </w:r>
                    </w:p>
                    <w:p w14:paraId="7CBA0DA6" w14:textId="77777777" w:rsidR="007D4F89" w:rsidRPr="00D85637" w:rsidRDefault="007D4F89" w:rsidP="006C6C5D">
                      <w:pPr>
                        <w:spacing w:after="0"/>
                        <w:rPr>
                          <w:highlight w:val="green"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 xml:space="preserve">เช่นค่าเบี้ยประชุมประธานอนุกรรมการ </w:t>
                      </w:r>
                    </w:p>
                    <w:p w14:paraId="2B34D7EB" w14:textId="22E9EA25" w:rsidR="007D4F89" w:rsidRPr="00D85637" w:rsidRDefault="007D4F89" w:rsidP="006C6C5D">
                      <w:pPr>
                        <w:spacing w:after="0"/>
                        <w:rPr>
                          <w:highlight w:val="green"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>ค่าเบี้ยประชุมรองประธานอนุกรรมการ</w:t>
                      </w:r>
                    </w:p>
                    <w:p w14:paraId="02C8548D" w14:textId="67821CA3" w:rsidR="007D4F89" w:rsidRDefault="007D4F89" w:rsidP="006C6C5D">
                      <w:pPr>
                        <w:spacing w:after="0"/>
                        <w:rPr>
                          <w:cs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>ค่าเบี้ยประชุมอนุกรรมการ</w:t>
                      </w:r>
                    </w:p>
                    <w:p w14:paraId="7919B39F" w14:textId="77777777" w:rsidR="008809E3" w:rsidRDefault="008809E3"/>
                  </w:txbxContent>
                </v:textbox>
              </v:rect>
            </w:pict>
          </mc:Fallback>
        </mc:AlternateContent>
      </w:r>
      <w:r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9FB76DB" wp14:editId="3F0BBB87">
                <wp:simplePos x="0" y="0"/>
                <wp:positionH relativeFrom="column">
                  <wp:posOffset>2339975</wp:posOffset>
                </wp:positionH>
                <wp:positionV relativeFrom="paragraph">
                  <wp:posOffset>497205</wp:posOffset>
                </wp:positionV>
                <wp:extent cx="227965" cy="1125855"/>
                <wp:effectExtent l="12700" t="0" r="13335" b="17145"/>
                <wp:wrapNone/>
                <wp:docPr id="27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7965" cy="1125855"/>
                        </a:xfrm>
                        <a:prstGeom prst="downArrow">
                          <a:avLst>
                            <a:gd name="adj1" fmla="val 41176"/>
                            <a:gd name="adj2" fmla="val 12339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7991B" id="AutoShape 55" o:spid="_x0000_s1026" type="#_x0000_t67" style="position:absolute;margin-left:184.25pt;margin-top:39.15pt;width:17.95pt;height:88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" adj="16203,6353">
                <v:path arrowok="t"/>
                <v:textbox style="layout-flow:vertical-ideographic"/>
              </v:shape>
            </w:pict>
          </mc:Fallback>
        </mc:AlternateContent>
      </w:r>
      <w:r w:rsidR="006C6C5D">
        <w:rPr>
          <w:rFonts w:ascii="TH SarabunPSK" w:hAnsi="TH SarabunPSK" w:cs="TH SarabunPSK"/>
          <w:b/>
          <w:bCs/>
          <w:noProof/>
          <w:sz w:val="28"/>
        </w:rPr>
        <w:drawing>
          <wp:inline distT="0" distB="0" distL="0" distR="0" wp14:anchorId="40260049" wp14:editId="0CE5CCFC">
            <wp:extent cx="6191250" cy="3480879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925" cy="34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8E4017" w14:textId="77777777" w:rsidR="006061D5" w:rsidRDefault="006061D5">
      <w:pPr>
        <w:rPr>
          <w:rFonts w:ascii="TH SarabunPSK" w:hAnsi="TH SarabunPSK" w:cs="TH SarabunPSK"/>
          <w:b/>
          <w:bCs/>
          <w:sz w:val="28"/>
        </w:rPr>
      </w:pPr>
    </w:p>
    <w:p w14:paraId="243D6E13" w14:textId="77777777" w:rsidR="006061D5" w:rsidRDefault="006061D5">
      <w:pPr>
        <w:rPr>
          <w:rFonts w:ascii="TH SarabunPSK" w:hAnsi="TH SarabunPSK" w:cs="TH SarabunPSK"/>
          <w:sz w:val="32"/>
          <w:szCs w:val="32"/>
        </w:rPr>
      </w:pPr>
    </w:p>
    <w:p w14:paraId="63B49FD3" w14:textId="77777777" w:rsidR="00BC3481" w:rsidRDefault="00617BAD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66F59891" wp14:editId="76EAD547">
                <wp:simplePos x="0" y="0"/>
                <wp:positionH relativeFrom="column">
                  <wp:posOffset>4471035</wp:posOffset>
                </wp:positionH>
                <wp:positionV relativeFrom="paragraph">
                  <wp:posOffset>3248025</wp:posOffset>
                </wp:positionV>
                <wp:extent cx="1906905" cy="385445"/>
                <wp:effectExtent l="0" t="0" r="0" b="0"/>
                <wp:wrapNone/>
                <wp:docPr id="26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6905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83B142" w14:textId="77777777" w:rsidR="00EB6001" w:rsidRDefault="00EB600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อนุกรรมการและผู้ช่วยเลขานุการ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80" o:spid="_x0000_s1048" style="position:absolute;margin-left:352.05pt;margin-top:255.75pt;width:150.15pt;height:30.3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">
                <v:path arrowok="t"/>
                <v:textbox>
                  <w:txbxContent>
                    <w:p w14:paraId="57BBE6F0" w14:textId="77777777" w:rsidR="00EB6001" w:rsidRDefault="00EB600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อนุกรรมการและผู้ช่วยเลขานุการ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A05067F" wp14:editId="1DD6F9CD">
                <wp:simplePos x="0" y="0"/>
                <wp:positionH relativeFrom="column">
                  <wp:posOffset>4037330</wp:posOffset>
                </wp:positionH>
                <wp:positionV relativeFrom="paragraph">
                  <wp:posOffset>3363595</wp:posOffset>
                </wp:positionV>
                <wp:extent cx="340360" cy="67310"/>
                <wp:effectExtent l="0" t="12700" r="15240" b="8890"/>
                <wp:wrapNone/>
                <wp:docPr id="25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67310"/>
                        </a:xfrm>
                        <a:prstGeom prst="rightArrow">
                          <a:avLst>
                            <a:gd name="adj1" fmla="val 50000"/>
                            <a:gd name="adj2" fmla="val 1264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217DF" id="AutoShape 85" o:spid="_x0000_s1026" type="#_x0000_t13" style="position:absolute;margin-left:317.9pt;margin-top:264.85pt;width:26.8pt;height:5.3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5B39E1C5" wp14:editId="56973A87">
                <wp:simplePos x="0" y="0"/>
                <wp:positionH relativeFrom="column">
                  <wp:posOffset>4523740</wp:posOffset>
                </wp:positionH>
                <wp:positionV relativeFrom="paragraph">
                  <wp:posOffset>2684780</wp:posOffset>
                </wp:positionV>
                <wp:extent cx="1572895" cy="379730"/>
                <wp:effectExtent l="0" t="0" r="1905" b="1270"/>
                <wp:wrapNone/>
                <wp:docPr id="2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2895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9897A" w14:textId="77777777" w:rsidR="00EB6001" w:rsidRDefault="00EB600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อนุกรรมการและเลขานุการ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79" o:spid="_x0000_s1049" style="position:absolute;margin-left:356.2pt;margin-top:211.4pt;width:123.85pt;height:29.9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">
                <v:path arrowok="t"/>
                <v:textbox>
                  <w:txbxContent>
                    <w:p w14:paraId="64995F69" w14:textId="77777777" w:rsidR="00EB6001" w:rsidRDefault="00EB600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อนุกรรมการและเลขานุการ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2AD1F78" wp14:editId="469CEA94">
                <wp:simplePos x="0" y="0"/>
                <wp:positionH relativeFrom="column">
                  <wp:posOffset>4008120</wp:posOffset>
                </wp:positionH>
                <wp:positionV relativeFrom="paragraph">
                  <wp:posOffset>2836545</wp:posOffset>
                </wp:positionV>
                <wp:extent cx="340360" cy="67310"/>
                <wp:effectExtent l="0" t="12700" r="15240" b="8890"/>
                <wp:wrapNone/>
                <wp:docPr id="21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67310"/>
                        </a:xfrm>
                        <a:prstGeom prst="rightArrow">
                          <a:avLst>
                            <a:gd name="adj1" fmla="val 50000"/>
                            <a:gd name="adj2" fmla="val 1264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F9521B" id="AutoShape 84" o:spid="_x0000_s1026" type="#_x0000_t13" style="position:absolute;margin-left:315.6pt;margin-top:223.35pt;width:26.8pt;height:5.3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0CDFFB26" wp14:editId="07B2A0F2">
                <wp:simplePos x="0" y="0"/>
                <wp:positionH relativeFrom="column">
                  <wp:posOffset>4044950</wp:posOffset>
                </wp:positionH>
                <wp:positionV relativeFrom="paragraph">
                  <wp:posOffset>2243455</wp:posOffset>
                </wp:positionV>
                <wp:extent cx="340360" cy="67310"/>
                <wp:effectExtent l="0" t="12700" r="15240" b="8890"/>
                <wp:wrapNone/>
                <wp:docPr id="19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67310"/>
                        </a:xfrm>
                        <a:prstGeom prst="rightArrow">
                          <a:avLst>
                            <a:gd name="adj1" fmla="val 50000"/>
                            <a:gd name="adj2" fmla="val 1264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34E24A" id="AutoShape 83" o:spid="_x0000_s1026" type="#_x0000_t13" style="position:absolute;margin-left:318.5pt;margin-top:176.65pt;width:26.8pt;height:5.3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AD529F8" wp14:editId="0EB808EE">
                <wp:simplePos x="0" y="0"/>
                <wp:positionH relativeFrom="column">
                  <wp:posOffset>4514850</wp:posOffset>
                </wp:positionH>
                <wp:positionV relativeFrom="paragraph">
                  <wp:posOffset>2120900</wp:posOffset>
                </wp:positionV>
                <wp:extent cx="1395095" cy="278765"/>
                <wp:effectExtent l="0" t="0" r="1905" b="635"/>
                <wp:wrapNone/>
                <wp:docPr id="18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5095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65399" w14:textId="77777777" w:rsidR="00EB6001" w:rsidRDefault="00EB600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อนุกรรมการ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78" o:spid="_x0000_s1050" style="position:absolute;margin-left:355.5pt;margin-top:167pt;width:109.85pt;height:21.9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">
                <v:path arrowok="t"/>
                <v:textbox>
                  <w:txbxContent>
                    <w:p w14:paraId="2F45FF33" w14:textId="77777777" w:rsidR="00EB6001" w:rsidRDefault="00EB600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อนุกรรมการ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53B536C" wp14:editId="0FFC4295">
                <wp:simplePos x="0" y="0"/>
                <wp:positionH relativeFrom="column">
                  <wp:posOffset>4457065</wp:posOffset>
                </wp:positionH>
                <wp:positionV relativeFrom="paragraph">
                  <wp:posOffset>600710</wp:posOffset>
                </wp:positionV>
                <wp:extent cx="1920875" cy="366395"/>
                <wp:effectExtent l="0" t="0" r="0" b="1905"/>
                <wp:wrapNone/>
                <wp:docPr id="17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20875" cy="366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D9D4C" w14:textId="77777777" w:rsidR="00EB6001" w:rsidRDefault="00EB6001">
                            <w:pPr>
                              <w:rPr>
                                <w:cs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ขอปรับแก้ชื่อคณะอนุกรรมการ</w:t>
                            </w:r>
                          </w:p>
                          <w:p w14:paraId="6CD86205" w14:textId="77777777" w:rsidR="00EB6001" w:rsidRDefault="00EB6001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75" o:spid="_x0000_s1051" style="position:absolute;margin-left:350.95pt;margin-top:47.3pt;width:151.25pt;height:28.8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">
                <v:path arrowok="t"/>
                <v:textbox>
                  <w:txbxContent>
                    <w:p w14:paraId="36E1C8E7" w14:textId="4CF4E35D" w:rsidR="00EB6001" w:rsidRDefault="00EB6001">
                      <w:pPr>
                        <w:rPr>
                          <w:cs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>ขอปรับแก้ชื่อคณะอนุกรรมการ</w:t>
                      </w:r>
                    </w:p>
                    <w:p w14:paraId="0EE51293" w14:textId="77777777" w:rsidR="00EB6001" w:rsidRDefault="00EB6001">
                      <w:pPr>
                        <w:rPr>
                          <w: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B931AA1" wp14:editId="35717DC9">
                <wp:simplePos x="0" y="0"/>
                <wp:positionH relativeFrom="column">
                  <wp:posOffset>4544060</wp:posOffset>
                </wp:positionH>
                <wp:positionV relativeFrom="paragraph">
                  <wp:posOffset>1579880</wp:posOffset>
                </wp:positionV>
                <wp:extent cx="1395095" cy="350520"/>
                <wp:effectExtent l="0" t="0" r="1905" b="5080"/>
                <wp:wrapNone/>
                <wp:docPr id="16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95095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AEDBE0" w14:textId="77777777" w:rsidR="00EB6001" w:rsidRDefault="00EB600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รองประธานอนุกรรมการ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77" o:spid="_x0000_s1052" style="position:absolute;margin-left:357.8pt;margin-top:124.4pt;width:109.85pt;height:27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">
                <v:path arrowok="t"/>
                <v:textbox>
                  <w:txbxContent>
                    <w:p w14:paraId="073CA210" w14:textId="77777777" w:rsidR="00EB6001" w:rsidRDefault="00EB600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รองประธานอนุกรรมการ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5DF3660E" wp14:editId="5D9EFF5A">
                <wp:simplePos x="0" y="0"/>
                <wp:positionH relativeFrom="column">
                  <wp:posOffset>4044950</wp:posOffset>
                </wp:positionH>
                <wp:positionV relativeFrom="paragraph">
                  <wp:posOffset>1731645</wp:posOffset>
                </wp:positionV>
                <wp:extent cx="340360" cy="67310"/>
                <wp:effectExtent l="0" t="12700" r="15240" b="8890"/>
                <wp:wrapNone/>
                <wp:docPr id="15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67310"/>
                        </a:xfrm>
                        <a:prstGeom prst="rightArrow">
                          <a:avLst>
                            <a:gd name="adj1" fmla="val 50000"/>
                            <a:gd name="adj2" fmla="val 1264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381C97" id="AutoShape 82" o:spid="_x0000_s1026" type="#_x0000_t13" style="position:absolute;margin-left:318.5pt;margin-top:136.35pt;width:26.8pt;height:5.3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7B6F87C" wp14:editId="01679042">
                <wp:simplePos x="0" y="0"/>
                <wp:positionH relativeFrom="column">
                  <wp:posOffset>4544060</wp:posOffset>
                </wp:positionH>
                <wp:positionV relativeFrom="paragraph">
                  <wp:posOffset>1125220</wp:posOffset>
                </wp:positionV>
                <wp:extent cx="1181100" cy="278765"/>
                <wp:effectExtent l="0" t="0" r="0" b="635"/>
                <wp:wrapNone/>
                <wp:docPr id="14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1100" cy="27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66978" w14:textId="77777777" w:rsidR="00EB6001" w:rsidRDefault="00EB6001" w:rsidP="00BC3481">
                            <w:pPr>
                              <w:rPr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ประธานอนุกรรมการ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25E0A5" id="Rectangle 76" o:spid="_x0000_s1053" style="position:absolute;margin-left:357.8pt;margin-top:88.6pt;width:93pt;height:21.9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">
                <v:path arrowok="t"/>
                <v:textbox>
                  <w:txbxContent>
                    <w:p w14:paraId="58015645" w14:textId="77777777" w:rsidR="00EB6001" w:rsidRDefault="00EB6001" w:rsidP="00BC3481">
                      <w:pPr>
                        <w:rPr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ประธานอนุกรรมการ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7D15D3F8" wp14:editId="4971C070">
                <wp:simplePos x="0" y="0"/>
                <wp:positionH relativeFrom="column">
                  <wp:posOffset>4037330</wp:posOffset>
                </wp:positionH>
                <wp:positionV relativeFrom="paragraph">
                  <wp:posOffset>1219835</wp:posOffset>
                </wp:positionV>
                <wp:extent cx="340360" cy="67310"/>
                <wp:effectExtent l="0" t="12700" r="15240" b="8890"/>
                <wp:wrapNone/>
                <wp:docPr id="12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67310"/>
                        </a:xfrm>
                        <a:prstGeom prst="rightArrow">
                          <a:avLst>
                            <a:gd name="adj1" fmla="val 50000"/>
                            <a:gd name="adj2" fmla="val 1264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F26DF" id="AutoShape 81" o:spid="_x0000_s1026" type="#_x0000_t13" style="position:absolute;margin-left:317.9pt;margin-top:96.05pt;width:26.8pt;height:5.3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">
                <v:path arrowok="t"/>
              </v:shape>
            </w:pict>
          </mc:Fallback>
        </mc:AlternateContent>
      </w:r>
      <w:r w:rsidR="00EB6001">
        <w:rPr>
          <w:noProof/>
        </w:rPr>
        <w:drawing>
          <wp:inline distT="0" distB="0" distL="0" distR="0" wp14:anchorId="2BF06AEC" wp14:editId="4142983B">
            <wp:extent cx="4411066" cy="38112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25909" t="2498" r="20410" b="15012"/>
                    <a:stretch/>
                  </pic:blipFill>
                  <pic:spPr bwMode="auto">
                    <a:xfrm>
                      <a:off x="0" y="0"/>
                      <a:ext cx="4423461" cy="382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44216" w14:textId="77777777" w:rsidR="007D4F89" w:rsidRPr="003B0E2C" w:rsidRDefault="007D4F89">
      <w:pPr>
        <w:rPr>
          <w:rFonts w:ascii="TH SarabunPSK" w:hAnsi="TH SarabunPSK" w:cs="TH SarabunPSK"/>
          <w:sz w:val="16"/>
          <w:szCs w:val="16"/>
        </w:rPr>
      </w:pPr>
    </w:p>
    <w:p w14:paraId="58481710" w14:textId="77777777" w:rsidR="006061D5" w:rsidRDefault="006061D5">
      <w:pPr>
        <w:rPr>
          <w:rFonts w:ascii="TH SarabunPSK" w:hAnsi="TH SarabunPSK" w:cs="TH SarabunPSK"/>
          <w:sz w:val="32"/>
          <w:szCs w:val="32"/>
          <w:u w:val="single"/>
        </w:rPr>
      </w:pPr>
      <w:r w:rsidRPr="006061D5">
        <w:rPr>
          <w:rFonts w:ascii="TH SarabunPSK" w:hAnsi="TH SarabunPSK" w:cs="TH SarabunPSK" w:hint="cs"/>
          <w:sz w:val="32"/>
          <w:szCs w:val="32"/>
          <w:u w:val="single"/>
          <w:cs/>
        </w:rPr>
        <w:t>ประชุมคณะอนุกรรมการ รายการที่คีย์ข้อมูลไม่ตรงกับระบบ</w:t>
      </w:r>
    </w:p>
    <w:p w14:paraId="60A9AF2E" w14:textId="77777777" w:rsidR="006061D5" w:rsidRPr="003B0E2C" w:rsidRDefault="00D85637">
      <w:pPr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D6E7A0" wp14:editId="7980B6F2">
                <wp:simplePos x="0" y="0"/>
                <wp:positionH relativeFrom="column">
                  <wp:posOffset>3834580</wp:posOffset>
                </wp:positionH>
                <wp:positionV relativeFrom="paragraph">
                  <wp:posOffset>638667</wp:posOffset>
                </wp:positionV>
                <wp:extent cx="2919675" cy="715296"/>
                <wp:effectExtent l="0" t="0" r="1905" b="0"/>
                <wp:wrapNone/>
                <wp:docPr id="1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19675" cy="715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9AC99" w14:textId="77777777" w:rsidR="006061D5" w:rsidRDefault="006061D5">
                            <w:pPr>
                              <w:rPr>
                                <w:cs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รายการที่คีย์ข้อมูลในระบบ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AE4B87" id="Rectangle 58" o:spid="_x0000_s1054" style="position:absolute;margin-left:301.95pt;margin-top:50.3pt;width:229.9pt;height:56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">
                <v:path arrowok="t"/>
                <v:textbox>
                  <w:txbxContent>
                    <w:p w14:paraId="0577BFF7" w14:textId="77777777" w:rsidR="006061D5" w:rsidRDefault="006061D5">
                      <w:pPr>
                        <w:rPr>
                          <w:cs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>รายการที่คีย์ข้อมูลในระบบ</w:t>
                      </w:r>
                    </w:p>
                  </w:txbxContent>
                </v:textbox>
              </v:rect>
            </w:pict>
          </mc:Fallback>
        </mc:AlternateContent>
      </w:r>
      <w:r w:rsidR="00617BA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7493D" wp14:editId="7EC19594">
                <wp:simplePos x="0" y="0"/>
                <wp:positionH relativeFrom="column">
                  <wp:posOffset>3352165</wp:posOffset>
                </wp:positionH>
                <wp:positionV relativeFrom="paragraph">
                  <wp:posOffset>770890</wp:posOffset>
                </wp:positionV>
                <wp:extent cx="340360" cy="125730"/>
                <wp:effectExtent l="0" t="12700" r="15240" b="13970"/>
                <wp:wrapNone/>
                <wp:docPr id="11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125730"/>
                        </a:xfrm>
                        <a:prstGeom prst="rightArrow">
                          <a:avLst>
                            <a:gd name="adj1" fmla="val 50000"/>
                            <a:gd name="adj2" fmla="val 6767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F69016" id="AutoShape 86" o:spid="_x0000_s1026" type="#_x0000_t13" style="position:absolute;margin-left:263.95pt;margin-top:60.7pt;width:26.8pt;height:9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">
                <v:path arrowok="t"/>
              </v:shape>
            </w:pict>
          </mc:Fallback>
        </mc:AlternateContent>
      </w:r>
      <w:r w:rsidR="003B0E2C">
        <w:rPr>
          <w:noProof/>
        </w:rPr>
        <w:drawing>
          <wp:inline distT="0" distB="0" distL="0" distR="0" wp14:anchorId="63944899" wp14:editId="4AB1FCE8">
            <wp:extent cx="3642970" cy="19379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1" t="23157" r="36426" b="16694"/>
                    <a:stretch/>
                  </pic:blipFill>
                  <pic:spPr bwMode="auto">
                    <a:xfrm>
                      <a:off x="0" y="0"/>
                      <a:ext cx="3643693" cy="193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266E7" w14:textId="77777777" w:rsidR="006061D5" w:rsidRDefault="00617BAD">
      <w:pPr>
        <w:rPr>
          <w:rFonts w:ascii="TH SarabunPSK" w:hAnsi="TH SarabunPSK" w:cs="TH SarabunPSK"/>
          <w:b/>
          <w:bCs/>
          <w:sz w:val="28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9403CA1" wp14:editId="2062B8FE">
                <wp:simplePos x="0" y="0"/>
                <wp:positionH relativeFrom="column">
                  <wp:posOffset>-533666</wp:posOffset>
                </wp:positionH>
                <wp:positionV relativeFrom="paragraph">
                  <wp:posOffset>444193</wp:posOffset>
                </wp:positionV>
                <wp:extent cx="2282825" cy="1474838"/>
                <wp:effectExtent l="0" t="0" r="3175" b="0"/>
                <wp:wrapNone/>
                <wp:docPr id="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2825" cy="14748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9DD6E" w14:textId="77777777" w:rsidR="006061D5" w:rsidRPr="00D85637" w:rsidRDefault="006061D5" w:rsidP="006061D5">
                            <w:pPr>
                              <w:spacing w:after="0"/>
                              <w:rPr>
                                <w:highlight w:val="green"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รายการที่คีย์ข้อมูลในระบบไม่ตรง</w:t>
                            </w:r>
                          </w:p>
                          <w:p w14:paraId="25208FF7" w14:textId="77777777" w:rsidR="006061D5" w:rsidRPr="00D85637" w:rsidRDefault="006061D5" w:rsidP="006061D5">
                            <w:pPr>
                              <w:spacing w:after="0"/>
                              <w:rPr>
                                <w:highlight w:val="green"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 xml:space="preserve"> - ค่าเบี้ยประชุม 30,000  บาทต้องอยู่ในหมวดข้อ 2.2 หลังประธาน</w:t>
                            </w:r>
                            <w:r w:rsidR="003B0E2C"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>อนุกรรมการ</w:t>
                            </w:r>
                          </w:p>
                          <w:p w14:paraId="6D3FC9C0" w14:textId="77777777" w:rsidR="006061D5" w:rsidRDefault="006061D5" w:rsidP="006061D5">
                            <w:pPr>
                              <w:spacing w:after="0"/>
                              <w:rPr>
                                <w:cs/>
                              </w:rPr>
                            </w:pPr>
                            <w:r w:rsidRPr="00D85637">
                              <w:rPr>
                                <w:rFonts w:hint="cs"/>
                                <w:highlight w:val="green"/>
                                <w:cs/>
                              </w:rPr>
                              <w:t xml:space="preserve"> -2.1 ค่าตอบแทน จะต้องไม่มี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58F11" id="Rectangle 60" o:spid="_x0000_s1055" style="position:absolute;margin-left:-42pt;margin-top:35pt;width:179.75pt;height:116.1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">
                <v:path arrowok="t"/>
                <v:textbox>
                  <w:txbxContent>
                    <w:p w14:paraId="0F09CFF4" w14:textId="77777777" w:rsidR="006061D5" w:rsidRPr="00D85637" w:rsidRDefault="006061D5" w:rsidP="006061D5">
                      <w:pPr>
                        <w:spacing w:after="0"/>
                        <w:rPr>
                          <w:highlight w:val="green"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>รายการที่คีย์ข้อมูลในระบบไม่ตรง</w:t>
                      </w:r>
                    </w:p>
                    <w:p w14:paraId="067B6B95" w14:textId="504D709B" w:rsidR="006061D5" w:rsidRPr="00D85637" w:rsidRDefault="006061D5" w:rsidP="006061D5">
                      <w:pPr>
                        <w:spacing w:after="0"/>
                        <w:rPr>
                          <w:highlight w:val="green"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 xml:space="preserve"> - ค่าเบี้ยประชุม 30,000  บาทต้องอยู่ในหมวดข้อ 2.2 หลังประธาน</w:t>
                      </w:r>
                      <w:r w:rsidR="003B0E2C" w:rsidRPr="00D85637">
                        <w:rPr>
                          <w:rFonts w:hint="cs"/>
                          <w:highlight w:val="green"/>
                          <w:cs/>
                        </w:rPr>
                        <w:t>อนุกรรมการ</w:t>
                      </w:r>
                    </w:p>
                    <w:p w14:paraId="47DADF7C" w14:textId="77777777" w:rsidR="006061D5" w:rsidRDefault="006061D5" w:rsidP="006061D5">
                      <w:pPr>
                        <w:spacing w:after="0"/>
                        <w:rPr>
                          <w:cs/>
                        </w:rPr>
                      </w:pPr>
                      <w:r w:rsidRPr="00D85637">
                        <w:rPr>
                          <w:rFonts w:hint="cs"/>
                          <w:highlight w:val="green"/>
                          <w:cs/>
                        </w:rPr>
                        <w:t xml:space="preserve"> -2.1 ค่าตอบแทน จะต้องไม่มี</w:t>
                      </w:r>
                    </w:p>
                  </w:txbxContent>
                </v:textbox>
              </v:rect>
            </w:pict>
          </mc:Fallback>
        </mc:AlternateContent>
      </w:r>
      <w:r w:rsidR="003B0E2C" w:rsidRPr="006061D5">
        <w:rPr>
          <w:rFonts w:ascii="TH SarabunPSK" w:hAnsi="TH SarabunPSK" w:cs="TH SarabunPSK"/>
          <w:b/>
          <w:bCs/>
          <w:noProof/>
          <w:sz w:val="28"/>
          <w:cs/>
        </w:rPr>
        <w:drawing>
          <wp:anchor distT="0" distB="0" distL="114300" distR="114300" simplePos="0" relativeHeight="251659264" behindDoc="0" locked="0" layoutInCell="1" allowOverlap="1" wp14:anchorId="065FAD36" wp14:editId="1F84A84B">
            <wp:simplePos x="0" y="0"/>
            <wp:positionH relativeFrom="column">
              <wp:posOffset>0</wp:posOffset>
            </wp:positionH>
            <wp:positionV relativeFrom="paragraph">
              <wp:posOffset>110998</wp:posOffset>
            </wp:positionV>
            <wp:extent cx="4637405" cy="2018665"/>
            <wp:effectExtent l="0" t="0" r="0" b="0"/>
            <wp:wrapSquare wrapText="bothSides"/>
            <wp:docPr id="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/>
                    <a:srcRect l="11420" t="17318" r="12152" b="9932"/>
                    <a:stretch/>
                  </pic:blipFill>
                  <pic:spPr bwMode="auto">
                    <a:xfrm>
                      <a:off x="0" y="0"/>
                      <a:ext cx="4637405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61D5" w:rsidSect="003C3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เฉลิมพล ปรีดารัตน์" w:date="2023-03-14T13:52:00Z" w:initials="เป">
    <w:p w14:paraId="73EC643A" w14:textId="77777777" w:rsidR="007A24ED" w:rsidRDefault="007A24ED" w:rsidP="00887954">
      <w:r>
        <w:rPr>
          <w:rStyle w:val="CommentReference"/>
        </w:rPr>
        <w:annotationRef/>
      </w:r>
      <w:r>
        <w:rPr>
          <w:color w:val="000000"/>
          <w:sz w:val="20"/>
          <w:szCs w:val="25"/>
          <w:cs/>
        </w:rPr>
        <w:t xml:space="preserve">ระยะห่างเว้นปกติอยู่แล้ว </w:t>
      </w:r>
    </w:p>
  </w:comment>
  <w:comment w:id="9" w:author="เฉลิมพล ปรีดารัตน์" w:date="2023-03-14T13:52:00Z" w:initials="เป">
    <w:p w14:paraId="7181F946" w14:textId="77777777" w:rsidR="007A24ED" w:rsidRDefault="007A24ED" w:rsidP="00423478">
      <w:r>
        <w:rPr>
          <w:rStyle w:val="CommentReference"/>
        </w:rPr>
        <w:annotationRef/>
      </w:r>
      <w:r>
        <w:rPr>
          <w:color w:val="000000"/>
          <w:sz w:val="20"/>
          <w:szCs w:val="25"/>
          <w:cs/>
        </w:rPr>
        <w:t xml:space="preserve">ในส่วนนี้ใส่เป็น </w:t>
      </w:r>
      <w:r>
        <w:rPr>
          <w:color w:val="000000"/>
          <w:sz w:val="20"/>
          <w:szCs w:val="25"/>
        </w:rPr>
        <w:t xml:space="preserve">footer </w:t>
      </w:r>
      <w:r>
        <w:rPr>
          <w:color w:val="000000"/>
          <w:sz w:val="20"/>
          <w:szCs w:val="25"/>
          <w:cs/>
        </w:rPr>
        <w:t>ให้แล้ว</w:t>
      </w:r>
    </w:p>
  </w:comment>
  <w:comment w:id="41" w:author="เฉลิมพล ปรีดารัตน์" w:date="2023-03-14T14:10:00Z" w:initials="เป">
    <w:p w14:paraId="5CF53CAF" w14:textId="77777777" w:rsidR="00C36877" w:rsidRDefault="00C36877" w:rsidP="003B5ACF">
      <w:r>
        <w:rPr>
          <w:rStyle w:val="CommentReference"/>
        </w:rPr>
        <w:annotationRef/>
      </w:r>
      <w:r>
        <w:rPr>
          <w:sz w:val="20"/>
          <w:szCs w:val="25"/>
          <w:cs/>
        </w:rPr>
        <w:t>แก้ไขแล้วตามนี้</w:t>
      </w:r>
    </w:p>
  </w:comment>
  <w:comment w:id="46" w:author="เฉลิมพล ปรีดารัตน์" w:date="2023-03-14T13:57:00Z" w:initials="เป">
    <w:p w14:paraId="06E7F3E3" w14:textId="3DF8A097" w:rsidR="007A24ED" w:rsidRDefault="007A24ED" w:rsidP="001B4813">
      <w:r>
        <w:rPr>
          <w:rStyle w:val="CommentReference"/>
        </w:rPr>
        <w:annotationRef/>
      </w:r>
      <w:r>
        <w:rPr>
          <w:color w:val="000000"/>
          <w:sz w:val="20"/>
          <w:szCs w:val="25"/>
          <w:cs/>
        </w:rPr>
        <w:t>แก้ไขแล้วตามนี้</w:t>
      </w:r>
    </w:p>
  </w:comment>
  <w:comment w:id="49" w:author="เฉลิมพล ปรีดารัตน์" w:date="2023-03-14T14:16:00Z" w:initials="เป">
    <w:p w14:paraId="05345A56" w14:textId="77777777" w:rsidR="008C2591" w:rsidRDefault="008C2591" w:rsidP="003D63F6">
      <w:r>
        <w:rPr>
          <w:rStyle w:val="CommentReference"/>
        </w:rPr>
        <w:annotationRef/>
      </w:r>
      <w:r>
        <w:rPr>
          <w:sz w:val="20"/>
          <w:szCs w:val="25"/>
          <w:cs/>
        </w:rPr>
        <w:t>แก้ไขแล้วตามนี้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3EC643A" w15:done="0"/>
  <w15:commentEx w15:paraId="7181F946" w15:done="0"/>
  <w15:commentEx w15:paraId="5CF53CAF" w15:done="0"/>
  <w15:commentEx w15:paraId="06E7F3E3" w15:done="0"/>
  <w15:commentEx w15:paraId="05345A5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BAFA84" w16cex:dateUtc="2023-03-14T06:52:00Z"/>
  <w16cex:commentExtensible w16cex:durableId="27BAFAB0" w16cex:dateUtc="2023-03-14T06:52:00Z"/>
  <w16cex:commentExtensible w16cex:durableId="27BAFED8" w16cex:dateUtc="2023-03-14T07:10:00Z"/>
  <w16cex:commentExtensible w16cex:durableId="27BAFBCC" w16cex:dateUtc="2023-03-14T06:57:00Z"/>
  <w16cex:commentExtensible w16cex:durableId="27BB004B" w16cex:dateUtc="2023-03-14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3EC643A" w16cid:durableId="27BAFA84"/>
  <w16cid:commentId w16cid:paraId="7181F946" w16cid:durableId="27BAFAB0"/>
  <w16cid:commentId w16cid:paraId="5CF53CAF" w16cid:durableId="27BAFED8"/>
  <w16cid:commentId w16cid:paraId="06E7F3E3" w16cid:durableId="27BAFBCC"/>
  <w16cid:commentId w16cid:paraId="05345A56" w16cid:durableId="27BB00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7F042" w14:textId="77777777" w:rsidR="00670A57" w:rsidRDefault="00670A57" w:rsidP="004655D4">
      <w:pPr>
        <w:spacing w:after="0" w:line="240" w:lineRule="auto"/>
      </w:pPr>
      <w:r>
        <w:separator/>
      </w:r>
    </w:p>
  </w:endnote>
  <w:endnote w:type="continuationSeparator" w:id="0">
    <w:p w14:paraId="0F12EED6" w14:textId="77777777" w:rsidR="00670A57" w:rsidRDefault="00670A57" w:rsidP="00465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37459" w14:textId="77777777" w:rsidR="00670A57" w:rsidRDefault="00670A57" w:rsidP="004655D4">
      <w:pPr>
        <w:spacing w:after="0" w:line="240" w:lineRule="auto"/>
      </w:pPr>
      <w:r>
        <w:separator/>
      </w:r>
    </w:p>
  </w:footnote>
  <w:footnote w:type="continuationSeparator" w:id="0">
    <w:p w14:paraId="2D0E0DC9" w14:textId="77777777" w:rsidR="00670A57" w:rsidRDefault="00670A57" w:rsidP="004655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05CEF"/>
    <w:multiLevelType w:val="hybridMultilevel"/>
    <w:tmpl w:val="64907D76"/>
    <w:lvl w:ilvl="0" w:tplc="A54007E0">
      <w:numFmt w:val="bullet"/>
      <w:lvlText w:val="-"/>
      <w:lvlJc w:val="left"/>
      <w:pPr>
        <w:ind w:left="420" w:hanging="360"/>
      </w:pPr>
      <w:rPr>
        <w:rFonts w:ascii="TH SarabunPSK" w:eastAsiaTheme="minorHAnsi" w:hAnsi="TH SarabunPSK" w:cs="TH SarabunPSK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7854509"/>
    <w:multiLevelType w:val="hybridMultilevel"/>
    <w:tmpl w:val="990CF15C"/>
    <w:lvl w:ilvl="0" w:tplc="DFC0542C">
      <w:numFmt w:val="bullet"/>
      <w:lvlText w:val="-"/>
      <w:lvlJc w:val="left"/>
      <w:pPr>
        <w:ind w:left="405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755659925">
    <w:abstractNumId w:val="0"/>
  </w:num>
  <w:num w:numId="2" w16cid:durableId="120062765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เฉลิมพล ปรีดารัตน์">
    <w15:presenceInfo w15:providerId="Windows Live" w15:userId="b3ac44cd5ee435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7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4"/>
    <w:rsid w:val="0004196E"/>
    <w:rsid w:val="000B407A"/>
    <w:rsid w:val="000D2A3E"/>
    <w:rsid w:val="000F080F"/>
    <w:rsid w:val="00183582"/>
    <w:rsid w:val="001C1474"/>
    <w:rsid w:val="001F516B"/>
    <w:rsid w:val="001F6FE8"/>
    <w:rsid w:val="0023383F"/>
    <w:rsid w:val="00274175"/>
    <w:rsid w:val="002E07CC"/>
    <w:rsid w:val="0031055B"/>
    <w:rsid w:val="003B0E2C"/>
    <w:rsid w:val="003C3F0B"/>
    <w:rsid w:val="004655D4"/>
    <w:rsid w:val="004667FF"/>
    <w:rsid w:val="004D10B8"/>
    <w:rsid w:val="00583B95"/>
    <w:rsid w:val="005C0435"/>
    <w:rsid w:val="005C6CF5"/>
    <w:rsid w:val="006061D5"/>
    <w:rsid w:val="00617BAD"/>
    <w:rsid w:val="00640F38"/>
    <w:rsid w:val="00670A57"/>
    <w:rsid w:val="00680AF0"/>
    <w:rsid w:val="006C6C5D"/>
    <w:rsid w:val="006E3601"/>
    <w:rsid w:val="007A24ED"/>
    <w:rsid w:val="007D4F89"/>
    <w:rsid w:val="00815EC8"/>
    <w:rsid w:val="008304D9"/>
    <w:rsid w:val="0087044B"/>
    <w:rsid w:val="008809E3"/>
    <w:rsid w:val="008B003B"/>
    <w:rsid w:val="008C2591"/>
    <w:rsid w:val="00903212"/>
    <w:rsid w:val="00AB0ED6"/>
    <w:rsid w:val="00B409B6"/>
    <w:rsid w:val="00B83918"/>
    <w:rsid w:val="00BC3481"/>
    <w:rsid w:val="00BD230E"/>
    <w:rsid w:val="00BF73B4"/>
    <w:rsid w:val="00C36877"/>
    <w:rsid w:val="00C93ABE"/>
    <w:rsid w:val="00CD4228"/>
    <w:rsid w:val="00D7505C"/>
    <w:rsid w:val="00D85637"/>
    <w:rsid w:val="00E4591C"/>
    <w:rsid w:val="00E93208"/>
    <w:rsid w:val="00EB6001"/>
    <w:rsid w:val="00EE1E71"/>
    <w:rsid w:val="00F52F4A"/>
    <w:rsid w:val="00F6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639A"/>
  <w15:docId w15:val="{405B2A48-B5F8-47C8-B67A-C2D172B5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F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55D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5D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65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55D4"/>
  </w:style>
  <w:style w:type="paragraph" w:styleId="Footer">
    <w:name w:val="footer"/>
    <w:basedOn w:val="Normal"/>
    <w:link w:val="FooterChar"/>
    <w:uiPriority w:val="99"/>
    <w:semiHidden/>
    <w:unhideWhenUsed/>
    <w:rsid w:val="004655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55D4"/>
  </w:style>
  <w:style w:type="paragraph" w:styleId="ListParagraph">
    <w:name w:val="List Paragraph"/>
    <w:basedOn w:val="Normal"/>
    <w:uiPriority w:val="34"/>
    <w:qFormat/>
    <w:rsid w:val="00B409B6"/>
    <w:pPr>
      <w:ind w:left="720"/>
      <w:contextualSpacing/>
    </w:pPr>
  </w:style>
  <w:style w:type="paragraph" w:styleId="Revision">
    <w:name w:val="Revision"/>
    <w:hidden/>
    <w:uiPriority w:val="99"/>
    <w:semiHidden/>
    <w:rsid w:val="007A24E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A24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4E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4E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4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4ED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0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comments" Target="comments.xml"/><Relationship Id="rId12" Type="http://schemas.openxmlformats.org/officeDocument/2006/relationships/image" Target="media/image110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microsoft.com/office/2011/relationships/people" Target="people.xml"/><Relationship Id="rId10" Type="http://schemas.microsoft.com/office/2018/08/relationships/commentsExtensible" Target="commentsExtensible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microsoft.com/office/2011/relationships/commentsExtended" Target="commentsExtended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125</Words>
  <Characters>716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Sky123.Org</Company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เฉลิมพล ปรีดารัตน์</cp:lastModifiedBy>
  <cp:revision>3</cp:revision>
  <dcterms:created xsi:type="dcterms:W3CDTF">2023-03-13T03:43:00Z</dcterms:created>
  <dcterms:modified xsi:type="dcterms:W3CDTF">2023-03-14T07:53:00Z</dcterms:modified>
</cp:coreProperties>
</file>